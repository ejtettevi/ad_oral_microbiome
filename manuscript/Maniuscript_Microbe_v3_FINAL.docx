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BC3B95" w14:textId="1FEE9ECB" w:rsidR="0071566F" w:rsidRDefault="00000000" w:rsidP="00137EBA">
      <w:pPr>
        <w:pStyle w:val="FirstParagraph"/>
        <w:spacing w:line="276" w:lineRule="auto"/>
        <w:jc w:val="center"/>
        <w:rPr>
          <w:rFonts w:ascii="Times New Roman" w:hAnsi="Times New Roman" w:cs="Times New Roman"/>
          <w:b/>
          <w:bCs/>
        </w:rPr>
      </w:pPr>
      <w:r w:rsidRPr="00137EBA">
        <w:rPr>
          <w:rFonts w:ascii="Times New Roman" w:hAnsi="Times New Roman" w:cs="Times New Roman"/>
          <w:b/>
          <w:bCs/>
        </w:rPr>
        <w:t>ORAL MICROBIOME DYSBIOSIS CHARACTERIZES ALZHEIMER’S DISEASE: INTEGRATED TAXONOMIC, FUNCTIONAL, AND MACHINE LEARNING INSIGHTS FROM A VANCOUVER COHORT</w:t>
      </w:r>
    </w:p>
    <w:p w14:paraId="033F2082" w14:textId="77777777" w:rsidR="00137EBA" w:rsidRDefault="00137EBA" w:rsidP="00137EBA">
      <w:pPr>
        <w:pStyle w:val="BodyText"/>
      </w:pPr>
    </w:p>
    <w:p w14:paraId="72B30EB7" w14:textId="77777777" w:rsidR="00A07F87" w:rsidRPr="00137EBA" w:rsidRDefault="00A07F87" w:rsidP="00137EBA">
      <w:pPr>
        <w:pStyle w:val="BodyText"/>
      </w:pPr>
    </w:p>
    <w:p w14:paraId="08469375" w14:textId="5C1D76BC" w:rsidR="0071566F" w:rsidRPr="00137EBA" w:rsidRDefault="00000000" w:rsidP="00D46FDE">
      <w:pPr>
        <w:pStyle w:val="BodyText"/>
        <w:spacing w:line="276" w:lineRule="auto"/>
        <w:jc w:val="center"/>
        <w:rPr>
          <w:rFonts w:ascii="Times New Roman" w:hAnsi="Times New Roman" w:cs="Times New Roman"/>
          <w:sz w:val="22"/>
          <w:szCs w:val="22"/>
        </w:rPr>
      </w:pPr>
      <w:r w:rsidRPr="00137EBA">
        <w:rPr>
          <w:rFonts w:ascii="Times New Roman" w:hAnsi="Times New Roman" w:cs="Times New Roman"/>
          <w:sz w:val="22"/>
          <w:szCs w:val="22"/>
        </w:rPr>
        <w:t>Edward Jenner Tettevi</w:t>
      </w:r>
      <w:r w:rsidRPr="00137EBA">
        <w:rPr>
          <w:rFonts w:ascii="Times New Roman" w:hAnsi="Times New Roman" w:cs="Times New Roman"/>
          <w:sz w:val="22"/>
          <w:szCs w:val="22"/>
          <w:vertAlign w:val="superscript"/>
        </w:rPr>
        <w:t>1</w:t>
      </w:r>
      <w:ins w:id="0" w:author="RPB" w:date="2026-06-25T09:52:00Z">
        <w:r w:rsidR="00B41AA9">
          <w:rPr>
            <w:rFonts w:ascii="Times New Roman" w:hAnsi="Times New Roman" w:cs="Times New Roman"/>
            <w:sz w:val="22"/>
            <w:szCs w:val="22"/>
            <w:vertAlign w:val="superscript"/>
          </w:rPr>
          <w:t>,</w:t>
        </w:r>
      </w:ins>
      <w:r w:rsidRPr="00137EBA">
        <w:rPr>
          <w:rFonts w:ascii="Times New Roman" w:hAnsi="Times New Roman" w:cs="Times New Roman"/>
          <w:sz w:val="22"/>
          <w:szCs w:val="22"/>
          <w:vertAlign w:val="superscript"/>
        </w:rPr>
        <w:t xml:space="preserve"> 2</w:t>
      </w:r>
      <w:ins w:id="1" w:author="RPB" w:date="2026-06-25T09:52:00Z">
        <w:r w:rsidR="00B41AA9">
          <w:rPr>
            <w:rFonts w:ascii="Times New Roman" w:hAnsi="Times New Roman" w:cs="Times New Roman"/>
            <w:sz w:val="22"/>
            <w:szCs w:val="22"/>
            <w:vertAlign w:val="superscript"/>
          </w:rPr>
          <w:t>,</w:t>
        </w:r>
      </w:ins>
      <w:r w:rsidRPr="00137EBA">
        <w:rPr>
          <w:rFonts w:ascii="Times New Roman" w:hAnsi="Times New Roman" w:cs="Times New Roman"/>
          <w:sz w:val="22"/>
          <w:szCs w:val="22"/>
          <w:vertAlign w:val="superscript"/>
        </w:rPr>
        <w:t xml:space="preserve"> 3</w:t>
      </w:r>
      <w:r w:rsidRPr="00137EBA">
        <w:rPr>
          <w:rFonts w:ascii="Times New Roman" w:hAnsi="Times New Roman" w:cs="Times New Roman"/>
          <w:sz w:val="22"/>
          <w:szCs w:val="22"/>
        </w:rPr>
        <w:t>, David Larbi Simpong</w:t>
      </w:r>
      <w:ins w:id="2" w:author="RPB" w:date="2026-06-25T09:51:00Z">
        <w:r w:rsidR="00B41AA9">
          <w:rPr>
            <w:rFonts w:ascii="Times New Roman" w:hAnsi="Times New Roman" w:cs="Times New Roman"/>
            <w:sz w:val="22"/>
            <w:szCs w:val="22"/>
            <w:vertAlign w:val="superscript"/>
          </w:rPr>
          <w:t>4</w:t>
        </w:r>
      </w:ins>
      <w:del w:id="3" w:author="RPB" w:date="2026-06-25T09:51:00Z">
        <w:r w:rsidRPr="00137EBA" w:rsidDel="00B41AA9">
          <w:rPr>
            <w:rFonts w:ascii="Times New Roman" w:hAnsi="Times New Roman" w:cs="Times New Roman"/>
            <w:sz w:val="22"/>
            <w:szCs w:val="22"/>
            <w:vertAlign w:val="superscript"/>
          </w:rPr>
          <w:delText>5</w:delText>
        </w:r>
      </w:del>
      <w:r w:rsidRPr="00137EBA">
        <w:rPr>
          <w:rFonts w:ascii="Times New Roman" w:hAnsi="Times New Roman" w:cs="Times New Roman"/>
          <w:sz w:val="22"/>
          <w:szCs w:val="22"/>
        </w:rPr>
        <w:t xml:space="preserve">, </w:t>
      </w:r>
      <w:r w:rsidR="00C2331F" w:rsidRPr="00DA3FD4">
        <w:rPr>
          <w:rFonts w:ascii="Times New Roman" w:hAnsi="Times New Roman" w:cs="Times New Roman"/>
          <w:sz w:val="22"/>
          <w:szCs w:val="22"/>
          <w:rPrChange w:id="4" w:author="Edward J. Tettevi" w:date="2026-08-23T09:22:00Z" w16du:dateUtc="2026-08-23T09:22:00Z">
            <w:rPr>
              <w:rFonts w:ascii="Times New Roman" w:hAnsi="Times New Roman" w:cs="Times New Roman"/>
              <w:sz w:val="22"/>
              <w:szCs w:val="22"/>
              <w:highlight w:val="yellow"/>
            </w:rPr>
          </w:rPrChange>
        </w:rPr>
        <w:t xml:space="preserve">Robert </w:t>
      </w:r>
      <w:ins w:id="5" w:author="RPB" w:date="2026-06-25T10:44:00Z">
        <w:r w:rsidR="00AF6C97" w:rsidRPr="00DA3FD4">
          <w:rPr>
            <w:rFonts w:ascii="Times New Roman" w:hAnsi="Times New Roman" w:cs="Times New Roman"/>
            <w:sz w:val="22"/>
            <w:szCs w:val="22"/>
            <w:rPrChange w:id="6" w:author="Edward J. Tettevi" w:date="2026-08-23T09:22:00Z" w16du:dateUtc="2026-08-23T09:22:00Z">
              <w:rPr>
                <w:rFonts w:ascii="Times New Roman" w:hAnsi="Times New Roman" w:cs="Times New Roman"/>
                <w:sz w:val="22"/>
                <w:szCs w:val="22"/>
                <w:highlight w:val="yellow"/>
              </w:rPr>
            </w:rPrChange>
          </w:rPr>
          <w:t xml:space="preserve">Peter </w:t>
        </w:r>
      </w:ins>
      <w:r w:rsidR="00C2331F" w:rsidRPr="00DA3FD4">
        <w:rPr>
          <w:rFonts w:ascii="Times New Roman" w:hAnsi="Times New Roman" w:cs="Times New Roman"/>
          <w:sz w:val="22"/>
          <w:szCs w:val="22"/>
          <w:rPrChange w:id="7" w:author="Edward J. Tettevi" w:date="2026-08-23T09:22:00Z" w16du:dateUtc="2026-08-23T09:22:00Z">
            <w:rPr>
              <w:rFonts w:ascii="Times New Roman" w:hAnsi="Times New Roman" w:cs="Times New Roman"/>
              <w:sz w:val="22"/>
              <w:szCs w:val="22"/>
              <w:highlight w:val="yellow"/>
            </w:rPr>
          </w:rPrChange>
        </w:rPr>
        <w:t>Biney</w:t>
      </w:r>
      <w:ins w:id="8" w:author="RPB" w:date="2026-06-25T09:51:00Z">
        <w:r w:rsidR="00B41AA9" w:rsidRPr="00DA3FD4">
          <w:rPr>
            <w:rFonts w:ascii="Times New Roman" w:hAnsi="Times New Roman" w:cs="Times New Roman"/>
            <w:sz w:val="22"/>
            <w:szCs w:val="22"/>
            <w:vertAlign w:val="superscript"/>
            <w:rPrChange w:id="9" w:author="Edward J. Tettevi" w:date="2026-08-23T09:22:00Z" w16du:dateUtc="2026-08-23T09:22:00Z">
              <w:rPr>
                <w:rFonts w:ascii="Times New Roman" w:hAnsi="Times New Roman" w:cs="Times New Roman"/>
                <w:sz w:val="22"/>
                <w:szCs w:val="22"/>
              </w:rPr>
            </w:rPrChange>
          </w:rPr>
          <w:t>5</w:t>
        </w:r>
      </w:ins>
      <w:r w:rsidR="00C2331F">
        <w:rPr>
          <w:rFonts w:ascii="Times New Roman" w:hAnsi="Times New Roman" w:cs="Times New Roman"/>
          <w:sz w:val="22"/>
          <w:szCs w:val="22"/>
        </w:rPr>
        <w:t xml:space="preserve">, </w:t>
      </w:r>
      <w:r w:rsidRPr="00137EBA">
        <w:rPr>
          <w:rFonts w:ascii="Times New Roman" w:hAnsi="Times New Roman" w:cs="Times New Roman"/>
          <w:sz w:val="22"/>
          <w:szCs w:val="22"/>
        </w:rPr>
        <w:t>Mike Y. Osei-Atweneboana</w:t>
      </w:r>
      <w:r w:rsidRPr="00137EBA">
        <w:rPr>
          <w:rFonts w:ascii="Times New Roman" w:hAnsi="Times New Roman" w:cs="Times New Roman"/>
          <w:sz w:val="22"/>
          <w:szCs w:val="22"/>
          <w:vertAlign w:val="superscript"/>
        </w:rPr>
        <w:t>3</w:t>
      </w:r>
      <w:ins w:id="10" w:author="RPB" w:date="2026-06-25T09:52:00Z">
        <w:r w:rsidR="00B41AA9">
          <w:rPr>
            <w:rFonts w:ascii="Times New Roman" w:hAnsi="Times New Roman" w:cs="Times New Roman"/>
            <w:sz w:val="22"/>
            <w:szCs w:val="22"/>
            <w:vertAlign w:val="superscript"/>
          </w:rPr>
          <w:t>,</w:t>
        </w:r>
      </w:ins>
      <w:r w:rsidRPr="00137EBA">
        <w:rPr>
          <w:rFonts w:ascii="Times New Roman" w:hAnsi="Times New Roman" w:cs="Times New Roman"/>
          <w:sz w:val="22"/>
          <w:szCs w:val="22"/>
          <w:vertAlign w:val="superscript"/>
        </w:rPr>
        <w:t xml:space="preserve"> </w:t>
      </w:r>
      <w:ins w:id="11" w:author="RPB" w:date="2026-06-25T09:52:00Z">
        <w:r w:rsidR="00B41AA9">
          <w:rPr>
            <w:rFonts w:ascii="Times New Roman" w:hAnsi="Times New Roman" w:cs="Times New Roman"/>
            <w:sz w:val="22"/>
            <w:szCs w:val="22"/>
            <w:vertAlign w:val="superscript"/>
          </w:rPr>
          <w:t>6</w:t>
        </w:r>
      </w:ins>
      <w:del w:id="12" w:author="RPB" w:date="2026-06-25T09:52:00Z">
        <w:r w:rsidRPr="00137EBA" w:rsidDel="00B41AA9">
          <w:rPr>
            <w:rFonts w:ascii="Times New Roman" w:hAnsi="Times New Roman" w:cs="Times New Roman"/>
            <w:sz w:val="22"/>
            <w:szCs w:val="22"/>
            <w:vertAlign w:val="superscript"/>
          </w:rPr>
          <w:delText>4</w:delText>
        </w:r>
      </w:del>
    </w:p>
    <w:p w14:paraId="16939831" w14:textId="5FDCFC79" w:rsidR="0071566F" w:rsidRDefault="0071566F" w:rsidP="00D46FDE">
      <w:pPr>
        <w:pStyle w:val="BodyText"/>
        <w:spacing w:line="276" w:lineRule="auto"/>
        <w:rPr>
          <w:rFonts w:ascii="Times New Roman" w:hAnsi="Times New Roman" w:cs="Times New Roman"/>
        </w:rPr>
      </w:pPr>
    </w:p>
    <w:p w14:paraId="0E62D65D" w14:textId="77777777" w:rsidR="00137EBA" w:rsidRPr="00BE2F5D" w:rsidRDefault="00137EBA" w:rsidP="00D46FDE">
      <w:pPr>
        <w:pStyle w:val="BodyText"/>
        <w:spacing w:line="276" w:lineRule="auto"/>
        <w:rPr>
          <w:rFonts w:ascii="Times New Roman" w:hAnsi="Times New Roman" w:cs="Times New Roman"/>
          <w:sz w:val="22"/>
          <w:szCs w:val="22"/>
        </w:rPr>
      </w:pPr>
    </w:p>
    <w:p w14:paraId="37425B7B"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1</w:t>
      </w:r>
      <w:r w:rsidRPr="00BE2F5D">
        <w:rPr>
          <w:rFonts w:ascii="Times New Roman" w:hAnsi="Times New Roman" w:cs="Times New Roman"/>
          <w:sz w:val="22"/>
          <w:szCs w:val="22"/>
        </w:rPr>
        <w:t>Department of Biochemistry, Cell and Molecular Biology, School of Biological Sciences, Volta Road, University of Ghana, Legon, +23321, Accra-Ghana</w:t>
      </w:r>
    </w:p>
    <w:p w14:paraId="07BC42B2" w14:textId="77777777" w:rsidR="0071566F" w:rsidRPr="00BE2F5D" w:rsidRDefault="00000000" w:rsidP="00D46FDE">
      <w:pPr>
        <w:pStyle w:val="BodyText"/>
        <w:spacing w:line="276" w:lineRule="auto"/>
        <w:jc w:val="center"/>
        <w:rPr>
          <w:rFonts w:ascii="Times New Roman" w:hAnsi="Times New Roman" w:cs="Times New Roman"/>
          <w:sz w:val="22"/>
          <w:szCs w:val="22"/>
        </w:rPr>
      </w:pPr>
      <w:r w:rsidRPr="00BE2F5D">
        <w:rPr>
          <w:rFonts w:ascii="Times New Roman" w:hAnsi="Times New Roman" w:cs="Times New Roman"/>
          <w:sz w:val="22"/>
          <w:szCs w:val="22"/>
          <w:vertAlign w:val="superscript"/>
        </w:rPr>
        <w:t>2</w:t>
      </w:r>
      <w:r w:rsidRPr="00BE2F5D">
        <w:rPr>
          <w:rFonts w:ascii="Times New Roman" w:hAnsi="Times New Roman" w:cs="Times New Roman"/>
          <w:sz w:val="22"/>
          <w:szCs w:val="22"/>
        </w:rPr>
        <w:t>West African Centre for Cell Biology of Infectious Pathogens, School of Biological Sciences, Volta Road, University of Ghana, Legon, +23321, Accra-Ghana</w:t>
      </w:r>
    </w:p>
    <w:p w14:paraId="5C57654D" w14:textId="77777777" w:rsidR="0071566F" w:rsidRDefault="00000000" w:rsidP="00D46FDE">
      <w:pPr>
        <w:pStyle w:val="BodyText"/>
        <w:spacing w:line="276" w:lineRule="auto"/>
        <w:jc w:val="center"/>
        <w:rPr>
          <w:ins w:id="13" w:author="RPB" w:date="2026-06-25T09:53:00Z"/>
          <w:rFonts w:ascii="Times New Roman" w:hAnsi="Times New Roman" w:cs="Times New Roman"/>
          <w:sz w:val="22"/>
          <w:szCs w:val="22"/>
        </w:rPr>
      </w:pPr>
      <w:r w:rsidRPr="00BE2F5D">
        <w:rPr>
          <w:rFonts w:ascii="Times New Roman" w:hAnsi="Times New Roman" w:cs="Times New Roman"/>
          <w:sz w:val="22"/>
          <w:szCs w:val="22"/>
          <w:vertAlign w:val="superscript"/>
        </w:rPr>
        <w:t>3</w:t>
      </w:r>
      <w:r w:rsidRPr="00BE2F5D">
        <w:rPr>
          <w:rFonts w:ascii="Times New Roman" w:hAnsi="Times New Roman" w:cs="Times New Roman"/>
          <w:sz w:val="22"/>
          <w:szCs w:val="22"/>
        </w:rPr>
        <w:t>Council for Scientific and Industrial Research-Water Research Institute, Biomedical and Public Health Research Unit, Agostinho Neto Road, Council Close, Airport Residential, +23321, Accra, Ghana</w:t>
      </w:r>
    </w:p>
    <w:p w14:paraId="2591A705" w14:textId="436D2599" w:rsidR="00B41AA9" w:rsidRPr="00BE2F5D" w:rsidRDefault="00B41AA9" w:rsidP="00B41AA9">
      <w:pPr>
        <w:pStyle w:val="BodyText"/>
        <w:spacing w:line="276" w:lineRule="auto"/>
        <w:jc w:val="center"/>
        <w:rPr>
          <w:ins w:id="14" w:author="RPB" w:date="2026-06-25T09:53:00Z"/>
          <w:rFonts w:ascii="Times New Roman" w:hAnsi="Times New Roman" w:cs="Times New Roman"/>
          <w:sz w:val="22"/>
          <w:szCs w:val="22"/>
        </w:rPr>
      </w:pPr>
      <w:ins w:id="15" w:author="RPB" w:date="2026-06-25T09:53:00Z">
        <w:r>
          <w:rPr>
            <w:rFonts w:ascii="Times New Roman" w:hAnsi="Times New Roman" w:cs="Times New Roman"/>
            <w:sz w:val="22"/>
            <w:szCs w:val="22"/>
            <w:vertAlign w:val="superscript"/>
          </w:rPr>
          <w:t>4</w:t>
        </w:r>
        <w:r w:rsidRPr="00BE2F5D">
          <w:rPr>
            <w:rFonts w:ascii="Times New Roman" w:hAnsi="Times New Roman" w:cs="Times New Roman"/>
            <w:sz w:val="22"/>
            <w:szCs w:val="22"/>
          </w:rPr>
          <w:t xml:space="preserve">Department of Medical Laboratory Sciences, College of Health and Allied Sciences, University of Cape Coast, Cape Coast-Takoradi Road, +23321, Cape Coast </w:t>
        </w:r>
      </w:ins>
      <w:ins w:id="16" w:author="Edward J. Tettevi" w:date="2026-08-23T09:22:00Z" w16du:dateUtc="2026-08-23T09:22:00Z">
        <w:r w:rsidR="00DA3FD4">
          <w:rPr>
            <w:rFonts w:ascii="Times New Roman" w:hAnsi="Times New Roman" w:cs="Times New Roman"/>
            <w:sz w:val="22"/>
            <w:szCs w:val="22"/>
          </w:rPr>
          <w:t>-</w:t>
        </w:r>
      </w:ins>
      <w:ins w:id="17" w:author="RPB" w:date="2026-06-25T09:53:00Z">
        <w:del w:id="18" w:author="Edward J. Tettevi" w:date="2026-08-23T09:22:00Z" w16du:dateUtc="2026-08-23T09:22:00Z">
          <w:r w:rsidRPr="00BE2F5D" w:rsidDel="00DA3FD4">
            <w:rPr>
              <w:rFonts w:ascii="Times New Roman" w:hAnsi="Times New Roman" w:cs="Times New Roman"/>
              <w:sz w:val="22"/>
              <w:szCs w:val="22"/>
            </w:rPr>
            <w:delText>–</w:delText>
          </w:r>
        </w:del>
        <w:r w:rsidRPr="00BE2F5D">
          <w:rPr>
            <w:rFonts w:ascii="Times New Roman" w:hAnsi="Times New Roman" w:cs="Times New Roman"/>
            <w:sz w:val="22"/>
            <w:szCs w:val="22"/>
          </w:rPr>
          <w:t xml:space="preserve"> Ghana</w:t>
        </w:r>
      </w:ins>
    </w:p>
    <w:p w14:paraId="613E06E9" w14:textId="4C4E0D5E" w:rsidR="00B41AA9" w:rsidRPr="00BE2F5D" w:rsidRDefault="00B41AA9" w:rsidP="00B41AA9">
      <w:pPr>
        <w:pStyle w:val="BodyText"/>
        <w:spacing w:line="276" w:lineRule="auto"/>
        <w:jc w:val="center"/>
        <w:rPr>
          <w:rFonts w:ascii="Times New Roman" w:hAnsi="Times New Roman" w:cs="Times New Roman"/>
          <w:sz w:val="22"/>
          <w:szCs w:val="22"/>
        </w:rPr>
      </w:pPr>
      <w:ins w:id="19" w:author="RPB" w:date="2026-06-25T09:53:00Z">
        <w:r w:rsidRPr="00BE2F5D">
          <w:rPr>
            <w:rFonts w:ascii="Times New Roman" w:hAnsi="Times New Roman" w:cs="Times New Roman"/>
            <w:sz w:val="22"/>
            <w:szCs w:val="22"/>
            <w:vertAlign w:val="superscript"/>
          </w:rPr>
          <w:t>5</w:t>
        </w:r>
        <w:r w:rsidRPr="00BE2F5D">
          <w:rPr>
            <w:rFonts w:ascii="Times New Roman" w:hAnsi="Times New Roman" w:cs="Times New Roman"/>
            <w:sz w:val="22"/>
            <w:szCs w:val="22"/>
          </w:rPr>
          <w:t xml:space="preserve">Department of </w:t>
        </w:r>
        <w:r>
          <w:rPr>
            <w:rFonts w:ascii="Times New Roman" w:hAnsi="Times New Roman" w:cs="Times New Roman"/>
            <w:sz w:val="22"/>
            <w:szCs w:val="22"/>
          </w:rPr>
          <w:t>Pharmacotherapeutics and Pharmacy Practice</w:t>
        </w:r>
        <w:r w:rsidRPr="00BE2F5D">
          <w:rPr>
            <w:rFonts w:ascii="Times New Roman" w:hAnsi="Times New Roman" w:cs="Times New Roman"/>
            <w:sz w:val="22"/>
            <w:szCs w:val="22"/>
          </w:rPr>
          <w:t xml:space="preserve">, College of Health and Allied Sciences, University of Cape Coast, Cape Coast-Takoradi Road, +23321, Cape Coast </w:t>
        </w:r>
      </w:ins>
      <w:ins w:id="20" w:author="Edward J. Tettevi" w:date="2026-08-23T09:22:00Z" w16du:dateUtc="2026-08-23T09:22:00Z">
        <w:r w:rsidR="00DA3FD4">
          <w:rPr>
            <w:rFonts w:ascii="Times New Roman" w:hAnsi="Times New Roman" w:cs="Times New Roman"/>
            <w:sz w:val="22"/>
            <w:szCs w:val="22"/>
          </w:rPr>
          <w:t>-</w:t>
        </w:r>
      </w:ins>
      <w:ins w:id="21" w:author="RPB" w:date="2026-06-25T09:53:00Z">
        <w:del w:id="22" w:author="Edward J. Tettevi" w:date="2026-08-23T09:22:00Z" w16du:dateUtc="2026-08-23T09:22:00Z">
          <w:r w:rsidRPr="00BE2F5D" w:rsidDel="00DA3FD4">
            <w:rPr>
              <w:rFonts w:ascii="Times New Roman" w:hAnsi="Times New Roman" w:cs="Times New Roman"/>
              <w:sz w:val="22"/>
              <w:szCs w:val="22"/>
            </w:rPr>
            <w:delText>–</w:delText>
          </w:r>
        </w:del>
        <w:r w:rsidRPr="00BE2F5D">
          <w:rPr>
            <w:rFonts w:ascii="Times New Roman" w:hAnsi="Times New Roman" w:cs="Times New Roman"/>
            <w:sz w:val="22"/>
            <w:szCs w:val="22"/>
          </w:rPr>
          <w:t xml:space="preserve"> Ghana</w:t>
        </w:r>
      </w:ins>
    </w:p>
    <w:p w14:paraId="1FD6357C" w14:textId="10FCC5B4" w:rsidR="0071566F" w:rsidRPr="00BE2F5D" w:rsidDel="00B41AA9" w:rsidRDefault="00000000" w:rsidP="00DA3FD4">
      <w:pPr>
        <w:pStyle w:val="BodyText"/>
        <w:spacing w:line="276" w:lineRule="auto"/>
        <w:jc w:val="center"/>
        <w:rPr>
          <w:del w:id="23" w:author="RPB" w:date="2026-06-25T09:55:00Z"/>
          <w:rFonts w:ascii="Times New Roman" w:hAnsi="Times New Roman" w:cs="Times New Roman"/>
          <w:sz w:val="22"/>
          <w:szCs w:val="22"/>
        </w:rPr>
        <w:pPrChange w:id="24" w:author="Edward J. Tettevi" w:date="2026-08-23T09:22:00Z" w16du:dateUtc="2026-08-23T09:22:00Z">
          <w:pPr>
            <w:pStyle w:val="BodyText"/>
            <w:spacing w:line="276" w:lineRule="auto"/>
            <w:jc w:val="center"/>
          </w:pPr>
        </w:pPrChange>
      </w:pPr>
      <w:del w:id="25" w:author="RPB" w:date="2026-06-25T09:54:00Z">
        <w:r w:rsidRPr="00BE2F5D" w:rsidDel="00B41AA9">
          <w:rPr>
            <w:rFonts w:ascii="Times New Roman" w:hAnsi="Times New Roman" w:cs="Times New Roman"/>
            <w:sz w:val="22"/>
            <w:szCs w:val="22"/>
            <w:vertAlign w:val="superscript"/>
          </w:rPr>
          <w:delText>4</w:delText>
        </w:r>
      </w:del>
      <w:ins w:id="26" w:author="RPB" w:date="2026-06-25T09:54:00Z">
        <w:r w:rsidR="00B41AA9">
          <w:rPr>
            <w:rFonts w:ascii="Times New Roman" w:hAnsi="Times New Roman" w:cs="Times New Roman"/>
            <w:sz w:val="22"/>
            <w:szCs w:val="22"/>
            <w:vertAlign w:val="superscript"/>
          </w:rPr>
          <w:t xml:space="preserve">6 </w:t>
        </w:r>
      </w:ins>
      <w:r w:rsidRPr="00BE2F5D">
        <w:rPr>
          <w:rFonts w:ascii="Times New Roman" w:hAnsi="Times New Roman" w:cs="Times New Roman"/>
          <w:sz w:val="22"/>
          <w:szCs w:val="22"/>
        </w:rPr>
        <w:t>CSIR-College of Science and Technology, 2</w:t>
      </w:r>
      <w:r w:rsidRPr="00BE2F5D">
        <w:rPr>
          <w:rFonts w:ascii="Times New Roman" w:hAnsi="Times New Roman" w:cs="Times New Roman"/>
          <w:sz w:val="22"/>
          <w:szCs w:val="22"/>
          <w:vertAlign w:val="superscript"/>
        </w:rPr>
        <w:t>nd</w:t>
      </w:r>
      <w:r w:rsidRPr="00BE2F5D">
        <w:rPr>
          <w:rFonts w:ascii="Times New Roman" w:hAnsi="Times New Roman" w:cs="Times New Roman"/>
          <w:sz w:val="22"/>
          <w:szCs w:val="22"/>
        </w:rPr>
        <w:t xml:space="preserve"> CSIR Close, Behind Lancaster, Airport Residential, +23321, Accra, Ghana</w:t>
      </w:r>
    </w:p>
    <w:p w14:paraId="77CE88D8" w14:textId="16DFB45F" w:rsidR="0071566F" w:rsidRPr="00BE2F5D" w:rsidDel="00B41AA9" w:rsidRDefault="00000000" w:rsidP="00DA3FD4">
      <w:pPr>
        <w:pStyle w:val="BodyText"/>
        <w:spacing w:line="276" w:lineRule="auto"/>
        <w:jc w:val="center"/>
        <w:rPr>
          <w:del w:id="27" w:author="RPB" w:date="2026-06-25T09:55:00Z"/>
          <w:rFonts w:ascii="Times New Roman" w:hAnsi="Times New Roman" w:cs="Times New Roman"/>
          <w:sz w:val="22"/>
          <w:szCs w:val="22"/>
        </w:rPr>
        <w:pPrChange w:id="28" w:author="Edward J. Tettevi" w:date="2026-08-23T09:22:00Z" w16du:dateUtc="2026-08-23T09:22:00Z">
          <w:pPr>
            <w:pStyle w:val="BodyText"/>
            <w:spacing w:line="276" w:lineRule="auto"/>
            <w:jc w:val="center"/>
          </w:pPr>
        </w:pPrChange>
      </w:pPr>
      <w:del w:id="29" w:author="RPB" w:date="2026-06-25T09:55:00Z">
        <w:r w:rsidRPr="00BE2F5D" w:rsidDel="00B41AA9">
          <w:rPr>
            <w:rFonts w:ascii="Times New Roman" w:hAnsi="Times New Roman" w:cs="Times New Roman"/>
            <w:sz w:val="22"/>
            <w:szCs w:val="22"/>
            <w:vertAlign w:val="superscript"/>
          </w:rPr>
          <w:delText>5</w:delText>
        </w:r>
        <w:r w:rsidRPr="00BE2F5D" w:rsidDel="00B41AA9">
          <w:rPr>
            <w:rFonts w:ascii="Times New Roman" w:hAnsi="Times New Roman" w:cs="Times New Roman"/>
            <w:sz w:val="22"/>
            <w:szCs w:val="22"/>
          </w:rPr>
          <w:delText>Department of Medical Laboratory Sciences, College of Health and Allied Sciences, University of Cape Coast, Cape Coast-Takoradi Road, +23321, Cape Coast – Ghana</w:delText>
        </w:r>
      </w:del>
    </w:p>
    <w:p w14:paraId="4964CC84" w14:textId="77777777" w:rsidR="0071566F" w:rsidRPr="00BE2F5D" w:rsidRDefault="00000000" w:rsidP="00DA3FD4">
      <w:pPr>
        <w:pStyle w:val="BodyText"/>
        <w:spacing w:line="276" w:lineRule="auto"/>
        <w:jc w:val="center"/>
        <w:rPr>
          <w:rFonts w:ascii="Times New Roman" w:hAnsi="Times New Roman" w:cs="Times New Roman"/>
          <w:sz w:val="22"/>
          <w:szCs w:val="22"/>
        </w:rPr>
        <w:pPrChange w:id="30" w:author="Edward J. Tettevi" w:date="2026-08-23T09:22:00Z" w16du:dateUtc="2026-08-23T09:22:00Z">
          <w:pPr>
            <w:pStyle w:val="BodyText"/>
            <w:spacing w:line="276" w:lineRule="auto"/>
          </w:pPr>
        </w:pPrChange>
      </w:pPr>
      <w:r w:rsidRPr="00BE2F5D">
        <w:rPr>
          <w:rFonts w:ascii="Times New Roman" w:hAnsi="Times New Roman" w:cs="Times New Roman"/>
          <w:sz w:val="22"/>
          <w:szCs w:val="22"/>
        </w:rPr>
        <w:br/>
      </w:r>
    </w:p>
    <w:p w14:paraId="4444ECE1" w14:textId="77777777" w:rsidR="00137EBA" w:rsidRPr="00BE2F5D" w:rsidRDefault="00137EBA" w:rsidP="00D46FDE">
      <w:pPr>
        <w:pStyle w:val="BodyText"/>
        <w:spacing w:line="276" w:lineRule="auto"/>
        <w:rPr>
          <w:rFonts w:ascii="Times New Roman" w:hAnsi="Times New Roman" w:cs="Times New Roman"/>
          <w:sz w:val="22"/>
          <w:szCs w:val="22"/>
        </w:rPr>
      </w:pPr>
    </w:p>
    <w:p w14:paraId="76A7A485" w14:textId="77777777" w:rsidR="00137EBA" w:rsidRPr="00137EBA" w:rsidRDefault="00137EBA" w:rsidP="00D46FDE">
      <w:pPr>
        <w:pStyle w:val="BodyText"/>
        <w:spacing w:line="276" w:lineRule="auto"/>
        <w:rPr>
          <w:rFonts w:ascii="Times New Roman" w:hAnsi="Times New Roman" w:cs="Times New Roman"/>
          <w:sz w:val="22"/>
          <w:szCs w:val="22"/>
        </w:rPr>
      </w:pPr>
    </w:p>
    <w:p w14:paraId="3B06BC25" w14:textId="6E583ED1"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b/>
          <w:bCs/>
          <w:sz w:val="22"/>
          <w:szCs w:val="22"/>
        </w:rPr>
        <w:t>Corresponding author</w:t>
      </w: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Pr="00137EBA">
        <w:rPr>
          <w:rFonts w:ascii="Times New Roman" w:hAnsi="Times New Roman" w:cs="Times New Roman"/>
          <w:sz w:val="22"/>
          <w:szCs w:val="22"/>
        </w:rPr>
        <w:t>Edward Jenner Tettevi - ejtettevi@gmail.com</w:t>
      </w:r>
    </w:p>
    <w:p w14:paraId="0C6CA944" w14:textId="3F1D9E8C"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b/>
          <w:bCs/>
          <w:sz w:val="22"/>
          <w:szCs w:val="22"/>
        </w:rPr>
        <w:t>Authors email</w:t>
      </w: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Pr="00137EBA">
        <w:rPr>
          <w:rFonts w:ascii="Times New Roman" w:hAnsi="Times New Roman" w:cs="Times New Roman"/>
          <w:sz w:val="22"/>
          <w:szCs w:val="22"/>
        </w:rPr>
        <w:t>Edward Jenner Tettevi - ejtettevi@gmail.com</w:t>
      </w:r>
    </w:p>
    <w:p w14:paraId="6B57A41A" w14:textId="50DE99A3" w:rsidR="0071566F" w:rsidRDefault="00000000" w:rsidP="00D46FDE">
      <w:pPr>
        <w:pStyle w:val="BodyText"/>
        <w:spacing w:line="276" w:lineRule="auto"/>
        <w:rPr>
          <w:ins w:id="31" w:author="RPB" w:date="2026-06-25T09:55:00Z"/>
          <w:rFonts w:ascii="Times New Roman" w:hAnsi="Times New Roman" w:cs="Times New Roman"/>
          <w:sz w:val="22"/>
          <w:szCs w:val="22"/>
        </w:rPr>
      </w:pP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Pr="00137EBA">
        <w:rPr>
          <w:rFonts w:ascii="Times New Roman" w:hAnsi="Times New Roman" w:cs="Times New Roman"/>
          <w:sz w:val="22"/>
          <w:szCs w:val="22"/>
        </w:rPr>
        <w:t xml:space="preserve">David Larbi Simpong - </w:t>
      </w:r>
      <w:ins w:id="32" w:author="RPB" w:date="2026-06-25T09:55:00Z">
        <w:r w:rsidR="00B41AA9">
          <w:rPr>
            <w:rFonts w:ascii="Times New Roman" w:hAnsi="Times New Roman" w:cs="Times New Roman"/>
            <w:sz w:val="22"/>
            <w:szCs w:val="22"/>
          </w:rPr>
          <w:fldChar w:fldCharType="begin"/>
        </w:r>
        <w:r w:rsidR="00B41AA9">
          <w:rPr>
            <w:rFonts w:ascii="Times New Roman" w:hAnsi="Times New Roman" w:cs="Times New Roman"/>
            <w:sz w:val="22"/>
            <w:szCs w:val="22"/>
          </w:rPr>
          <w:instrText>HYPERLINK "mailto:</w:instrText>
        </w:r>
      </w:ins>
      <w:r w:rsidR="00B41AA9" w:rsidRPr="00137EBA">
        <w:rPr>
          <w:rFonts w:ascii="Times New Roman" w:hAnsi="Times New Roman" w:cs="Times New Roman"/>
          <w:sz w:val="22"/>
          <w:szCs w:val="22"/>
        </w:rPr>
        <w:instrText>dsimpong@ucc.edu.gh</w:instrText>
      </w:r>
      <w:ins w:id="33" w:author="RPB" w:date="2026-06-25T09:55:00Z">
        <w:r w:rsidR="00B41AA9">
          <w:rPr>
            <w:rFonts w:ascii="Times New Roman" w:hAnsi="Times New Roman" w:cs="Times New Roman"/>
            <w:sz w:val="22"/>
            <w:szCs w:val="22"/>
          </w:rPr>
          <w:instrText>"</w:instrText>
        </w:r>
        <w:r w:rsidR="00B41AA9">
          <w:rPr>
            <w:rFonts w:ascii="Times New Roman" w:hAnsi="Times New Roman" w:cs="Times New Roman"/>
            <w:sz w:val="22"/>
            <w:szCs w:val="22"/>
          </w:rPr>
        </w:r>
        <w:r w:rsidR="00B41AA9">
          <w:rPr>
            <w:rFonts w:ascii="Times New Roman" w:hAnsi="Times New Roman" w:cs="Times New Roman"/>
            <w:sz w:val="22"/>
            <w:szCs w:val="22"/>
          </w:rPr>
          <w:fldChar w:fldCharType="separate"/>
        </w:r>
      </w:ins>
      <w:r w:rsidR="00B41AA9" w:rsidRPr="00103E5B">
        <w:rPr>
          <w:rStyle w:val="Hyperlink"/>
          <w:rFonts w:ascii="Times New Roman" w:hAnsi="Times New Roman" w:cs="Times New Roman"/>
          <w:sz w:val="22"/>
          <w:szCs w:val="22"/>
        </w:rPr>
        <w:t>dsimpong@ucc.edu.gh</w:t>
      </w:r>
      <w:ins w:id="34" w:author="RPB" w:date="2026-06-25T09:55:00Z">
        <w:r w:rsidR="00B41AA9">
          <w:rPr>
            <w:rFonts w:ascii="Times New Roman" w:hAnsi="Times New Roman" w:cs="Times New Roman"/>
            <w:sz w:val="22"/>
            <w:szCs w:val="22"/>
          </w:rPr>
          <w:fldChar w:fldCharType="end"/>
        </w:r>
      </w:ins>
    </w:p>
    <w:p w14:paraId="090F6492" w14:textId="1DD88E01" w:rsidR="00B41AA9" w:rsidRPr="00137EBA" w:rsidRDefault="00B41AA9" w:rsidP="00D46FDE">
      <w:pPr>
        <w:pStyle w:val="BodyText"/>
        <w:spacing w:line="276" w:lineRule="auto"/>
        <w:rPr>
          <w:rFonts w:ascii="Times New Roman" w:hAnsi="Times New Roman" w:cs="Times New Roman"/>
          <w:sz w:val="22"/>
          <w:szCs w:val="22"/>
        </w:rPr>
      </w:pPr>
      <w:ins w:id="35" w:author="RPB" w:date="2026-06-25T09:55:00Z">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r>
          <w:rPr>
            <w:rFonts w:ascii="Times New Roman" w:hAnsi="Times New Roman" w:cs="Times New Roman"/>
            <w:sz w:val="22"/>
            <w:szCs w:val="22"/>
          </w:rPr>
          <w:tab/>
        </w:r>
      </w:ins>
      <w:ins w:id="36" w:author="RPB" w:date="2026-06-25T09:56:00Z">
        <w:r>
          <w:rPr>
            <w:rFonts w:ascii="Times New Roman" w:hAnsi="Times New Roman" w:cs="Times New Roman"/>
            <w:sz w:val="22"/>
            <w:szCs w:val="22"/>
          </w:rPr>
          <w:t>R</w:t>
        </w:r>
      </w:ins>
      <w:ins w:id="37" w:author="RPB" w:date="2026-06-25T09:55:00Z">
        <w:r>
          <w:rPr>
            <w:rFonts w:ascii="Times New Roman" w:hAnsi="Times New Roman" w:cs="Times New Roman"/>
            <w:sz w:val="22"/>
            <w:szCs w:val="22"/>
          </w:rPr>
          <w:t xml:space="preserve">obert Peter Biney </w:t>
        </w:r>
      </w:ins>
      <w:ins w:id="38" w:author="Edward J. Tettevi" w:date="2026-08-23T09:23:00Z" w16du:dateUtc="2026-08-23T09:23:00Z">
        <w:r w:rsidR="00DA3FD4">
          <w:rPr>
            <w:rFonts w:ascii="Times New Roman" w:hAnsi="Times New Roman" w:cs="Times New Roman"/>
            <w:sz w:val="22"/>
            <w:szCs w:val="22"/>
          </w:rPr>
          <w:t>-</w:t>
        </w:r>
      </w:ins>
      <w:ins w:id="39" w:author="RPB" w:date="2026-06-25T09:55:00Z">
        <w:del w:id="40" w:author="Edward J. Tettevi" w:date="2026-08-23T09:23:00Z" w16du:dateUtc="2026-08-23T09:23:00Z">
          <w:r w:rsidDel="00DA3FD4">
            <w:rPr>
              <w:rFonts w:ascii="Times New Roman" w:hAnsi="Times New Roman" w:cs="Times New Roman"/>
              <w:sz w:val="22"/>
              <w:szCs w:val="22"/>
            </w:rPr>
            <w:delText>–</w:delText>
          </w:r>
        </w:del>
        <w:r>
          <w:rPr>
            <w:rFonts w:ascii="Times New Roman" w:hAnsi="Times New Roman" w:cs="Times New Roman"/>
            <w:sz w:val="22"/>
            <w:szCs w:val="22"/>
          </w:rPr>
          <w:t xml:space="preserve"> </w:t>
        </w:r>
      </w:ins>
      <w:ins w:id="41" w:author="RPB" w:date="2026-06-25T09:56:00Z">
        <w:r>
          <w:rPr>
            <w:rFonts w:ascii="Times New Roman" w:hAnsi="Times New Roman" w:cs="Times New Roman"/>
            <w:sz w:val="22"/>
            <w:szCs w:val="22"/>
          </w:rPr>
          <w:fldChar w:fldCharType="begin"/>
        </w:r>
        <w:r>
          <w:rPr>
            <w:rFonts w:ascii="Times New Roman" w:hAnsi="Times New Roman" w:cs="Times New Roman"/>
            <w:sz w:val="22"/>
            <w:szCs w:val="22"/>
          </w:rPr>
          <w:instrText>HYPERLINK "mailto:r</w:instrText>
        </w:r>
      </w:ins>
      <w:ins w:id="42" w:author="RPB" w:date="2026-06-25T09:55:00Z">
        <w:r>
          <w:rPr>
            <w:rFonts w:ascii="Times New Roman" w:hAnsi="Times New Roman" w:cs="Times New Roman"/>
            <w:sz w:val="22"/>
            <w:szCs w:val="22"/>
          </w:rPr>
          <w:instrText>obert.biney@ucc</w:instrText>
        </w:r>
      </w:ins>
      <w:ins w:id="43" w:author="RPB" w:date="2026-06-25T09:56:00Z">
        <w:r>
          <w:rPr>
            <w:rFonts w:ascii="Times New Roman" w:hAnsi="Times New Roman" w:cs="Times New Roman"/>
            <w:sz w:val="22"/>
            <w:szCs w:val="22"/>
          </w:rPr>
          <w:instrText>"</w:instrText>
        </w:r>
        <w:r>
          <w:rPr>
            <w:rFonts w:ascii="Times New Roman" w:hAnsi="Times New Roman" w:cs="Times New Roman"/>
            <w:sz w:val="22"/>
            <w:szCs w:val="22"/>
          </w:rPr>
        </w:r>
        <w:r>
          <w:rPr>
            <w:rFonts w:ascii="Times New Roman" w:hAnsi="Times New Roman" w:cs="Times New Roman"/>
            <w:sz w:val="22"/>
            <w:szCs w:val="22"/>
          </w:rPr>
          <w:fldChar w:fldCharType="separate"/>
        </w:r>
        <w:r w:rsidRPr="00103E5B">
          <w:rPr>
            <w:rStyle w:val="Hyperlink"/>
            <w:rFonts w:ascii="Times New Roman" w:hAnsi="Times New Roman" w:cs="Times New Roman"/>
            <w:sz w:val="22"/>
            <w:szCs w:val="22"/>
          </w:rPr>
          <w:t>r</w:t>
        </w:r>
      </w:ins>
      <w:ins w:id="44" w:author="RPB" w:date="2026-06-25T09:55:00Z">
        <w:r w:rsidRPr="00103E5B">
          <w:rPr>
            <w:rStyle w:val="Hyperlink"/>
            <w:rFonts w:ascii="Times New Roman" w:hAnsi="Times New Roman" w:cs="Times New Roman"/>
            <w:sz w:val="22"/>
            <w:szCs w:val="22"/>
          </w:rPr>
          <w:t>obert.biney@ucc</w:t>
        </w:r>
      </w:ins>
      <w:ins w:id="45" w:author="RPB" w:date="2026-06-25T09:56:00Z">
        <w:r>
          <w:rPr>
            <w:rFonts w:ascii="Times New Roman" w:hAnsi="Times New Roman" w:cs="Times New Roman"/>
            <w:sz w:val="22"/>
            <w:szCs w:val="22"/>
          </w:rPr>
          <w:fldChar w:fldCharType="end"/>
        </w:r>
      </w:ins>
      <w:ins w:id="46" w:author="RPB" w:date="2026-06-25T09:55:00Z">
        <w:r>
          <w:rPr>
            <w:rFonts w:ascii="Times New Roman" w:hAnsi="Times New Roman" w:cs="Times New Roman"/>
            <w:sz w:val="22"/>
            <w:szCs w:val="22"/>
          </w:rPr>
          <w:t>.edu.gh</w:t>
        </w:r>
      </w:ins>
    </w:p>
    <w:p w14:paraId="1C3F6C50" w14:textId="4AD1F077" w:rsidR="0071566F" w:rsidRPr="00137EBA"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t xml:space="preserve">     </w:t>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00D46FDE" w:rsidRPr="00137EBA">
        <w:rPr>
          <w:rFonts w:ascii="Times New Roman" w:hAnsi="Times New Roman" w:cs="Times New Roman"/>
          <w:sz w:val="22"/>
          <w:szCs w:val="22"/>
        </w:rPr>
        <w:tab/>
      </w:r>
      <w:r w:rsidRPr="00137EBA">
        <w:rPr>
          <w:rFonts w:ascii="Times New Roman" w:hAnsi="Times New Roman" w:cs="Times New Roman"/>
          <w:sz w:val="22"/>
          <w:szCs w:val="22"/>
        </w:rPr>
        <w:t xml:space="preserve">Mike Y. Osei-Atweneboana </w:t>
      </w:r>
      <w:del w:id="47" w:author="RPB" w:date="2026-06-25T09:56:00Z">
        <w:r w:rsidRPr="00137EBA" w:rsidDel="00B41AA9">
          <w:rPr>
            <w:rFonts w:ascii="Times New Roman" w:hAnsi="Times New Roman" w:cs="Times New Roman"/>
            <w:sz w:val="22"/>
            <w:szCs w:val="22"/>
          </w:rPr>
          <w:delText>-</w:delText>
        </w:r>
      </w:del>
      <w:ins w:id="48" w:author="Edward J. Tettevi" w:date="2026-08-23T09:23:00Z" w16du:dateUtc="2026-08-23T09:23:00Z">
        <w:r w:rsidR="00DA3FD4">
          <w:rPr>
            <w:rFonts w:ascii="Times New Roman" w:hAnsi="Times New Roman" w:cs="Times New Roman"/>
            <w:sz w:val="22"/>
            <w:szCs w:val="22"/>
          </w:rPr>
          <w:t>-</w:t>
        </w:r>
      </w:ins>
      <w:ins w:id="49" w:author="RPB" w:date="2026-06-25T09:56:00Z">
        <w:del w:id="50" w:author="Edward J. Tettevi" w:date="2026-08-23T09:23:00Z" w16du:dateUtc="2026-08-23T09:23:00Z">
          <w:r w:rsidR="00B41AA9" w:rsidDel="00DA3FD4">
            <w:rPr>
              <w:rFonts w:ascii="Times New Roman" w:hAnsi="Times New Roman" w:cs="Times New Roman"/>
              <w:sz w:val="22"/>
              <w:szCs w:val="22"/>
            </w:rPr>
            <w:delText>–</w:delText>
          </w:r>
        </w:del>
      </w:ins>
      <w:r w:rsidRPr="00137EBA">
        <w:rPr>
          <w:rFonts w:ascii="Times New Roman" w:hAnsi="Times New Roman" w:cs="Times New Roman"/>
          <w:sz w:val="22"/>
          <w:szCs w:val="22"/>
        </w:rPr>
        <w:t xml:space="preserve"> oseiatweneboana@yahoo.co.uk</w:t>
      </w:r>
    </w:p>
    <w:p w14:paraId="482AFE12" w14:textId="77777777" w:rsidR="0071566F" w:rsidRDefault="00000000" w:rsidP="00D46FDE">
      <w:pPr>
        <w:pStyle w:val="BodyText"/>
        <w:spacing w:line="276" w:lineRule="auto"/>
        <w:rPr>
          <w:rFonts w:ascii="Times New Roman" w:hAnsi="Times New Roman" w:cs="Times New Roman"/>
          <w:sz w:val="22"/>
          <w:szCs w:val="22"/>
        </w:rPr>
      </w:pPr>
      <w:r w:rsidRPr="00137EBA">
        <w:rPr>
          <w:rFonts w:ascii="Times New Roman" w:hAnsi="Times New Roman" w:cs="Times New Roman"/>
          <w:sz w:val="22"/>
          <w:szCs w:val="22"/>
        </w:rPr>
        <w:br/>
      </w:r>
    </w:p>
    <w:p w14:paraId="330EAB47" w14:textId="77777777" w:rsidR="00F645CD" w:rsidRDefault="00F645CD" w:rsidP="00D46FDE">
      <w:pPr>
        <w:pStyle w:val="BodyText"/>
        <w:spacing w:line="276" w:lineRule="auto"/>
        <w:rPr>
          <w:rFonts w:ascii="Times New Roman" w:hAnsi="Times New Roman" w:cs="Times New Roman"/>
          <w:sz w:val="22"/>
          <w:szCs w:val="22"/>
        </w:rPr>
      </w:pPr>
    </w:p>
    <w:p w14:paraId="1F517D5E" w14:textId="77777777" w:rsidR="00BE2F5D" w:rsidRDefault="00BE2F5D" w:rsidP="00D46FDE">
      <w:pPr>
        <w:pStyle w:val="BodyText"/>
        <w:spacing w:line="276" w:lineRule="auto"/>
        <w:rPr>
          <w:rFonts w:ascii="Times New Roman" w:hAnsi="Times New Roman" w:cs="Times New Roman"/>
          <w:sz w:val="22"/>
          <w:szCs w:val="22"/>
        </w:rPr>
      </w:pPr>
    </w:p>
    <w:p w14:paraId="58F231F4" w14:textId="77777777" w:rsidR="00137EBA" w:rsidRPr="00137EBA" w:rsidRDefault="00137EBA" w:rsidP="00D46FDE">
      <w:pPr>
        <w:pStyle w:val="BodyText"/>
        <w:spacing w:line="276" w:lineRule="auto"/>
        <w:rPr>
          <w:rFonts w:ascii="Times New Roman" w:hAnsi="Times New Roman" w:cs="Times New Roman"/>
          <w:sz w:val="22"/>
          <w:szCs w:val="22"/>
        </w:rPr>
      </w:pPr>
    </w:p>
    <w:p w14:paraId="394EF9BE" w14:textId="77777777" w:rsidR="0071566F" w:rsidRPr="00137EBA" w:rsidRDefault="00000000" w:rsidP="00D46FDE">
      <w:pPr>
        <w:pStyle w:val="BodyText"/>
        <w:spacing w:line="276" w:lineRule="auto"/>
        <w:jc w:val="center"/>
        <w:rPr>
          <w:rFonts w:ascii="Times New Roman" w:hAnsi="Times New Roman" w:cs="Times New Roman"/>
        </w:rPr>
      </w:pPr>
      <w:r w:rsidRPr="00137EBA">
        <w:rPr>
          <w:rFonts w:ascii="Times New Roman" w:hAnsi="Times New Roman" w:cs="Times New Roman"/>
          <w:b/>
          <w:bCs/>
        </w:rPr>
        <w:t>ABSTRACT</w:t>
      </w:r>
    </w:p>
    <w:p w14:paraId="14EB6FC6" w14:textId="6B808DB7"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Introduction</w:t>
      </w:r>
      <w:r w:rsidRPr="00137EBA">
        <w:rPr>
          <w:rFonts w:ascii="Times New Roman" w:hAnsi="Times New Roman" w:cs="Times New Roman"/>
        </w:rPr>
        <w:t xml:space="preserve">: While oral microbiome dysbiosis has been implicated in </w:t>
      </w:r>
      <w:ins w:id="51" w:author="RPB" w:date="2026-06-25T09:56:00Z">
        <w:r w:rsidR="00B41AA9">
          <w:rPr>
            <w:rFonts w:ascii="Times New Roman" w:hAnsi="Times New Roman" w:cs="Times New Roman"/>
          </w:rPr>
          <w:t xml:space="preserve">the </w:t>
        </w:r>
        <w:r w:rsidR="00B41AA9" w:rsidRPr="00137EBA">
          <w:rPr>
            <w:rFonts w:ascii="Times New Roman" w:hAnsi="Times New Roman" w:cs="Times New Roman"/>
          </w:rPr>
          <w:t xml:space="preserve">pathogenesis </w:t>
        </w:r>
      </w:ins>
      <w:r w:rsidRPr="00137EBA">
        <w:rPr>
          <w:rFonts w:ascii="Times New Roman" w:hAnsi="Times New Roman" w:cs="Times New Roman"/>
        </w:rPr>
        <w:t>Alzheimer's disease (AD)</w:t>
      </w:r>
      <w:del w:id="52" w:author="RPB" w:date="2026-06-25T09:56:00Z">
        <w:r w:rsidRPr="00137EBA" w:rsidDel="00B41AA9">
          <w:rPr>
            <w:rFonts w:ascii="Times New Roman" w:hAnsi="Times New Roman" w:cs="Times New Roman"/>
          </w:rPr>
          <w:delText xml:space="preserve"> pathogenesis</w:delText>
        </w:r>
      </w:del>
      <w:r w:rsidRPr="00137EBA">
        <w:rPr>
          <w:rFonts w:ascii="Times New Roman" w:hAnsi="Times New Roman" w:cs="Times New Roman"/>
        </w:rPr>
        <w:t xml:space="preserve">, the mechanistic links between oral microbial perturbations and AD pathology remain incompletely understood. </w:t>
      </w:r>
    </w:p>
    <w:p w14:paraId="5D5EC064" w14:textId="4B22BEF2"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Methods</w:t>
      </w:r>
      <w:r w:rsidRPr="00137EBA">
        <w:rPr>
          <w:rFonts w:ascii="Times New Roman" w:hAnsi="Times New Roman" w:cs="Times New Roman"/>
        </w:rPr>
        <w:t>: Here, we performed high-resolution 16S rRNA sequencing on oral microbiomes from AD patients and age-matched controls, employing a rigorous workflow encompassing amplicon sequence variant inference, taxonomic</w:t>
      </w:r>
      <w:ins w:id="53" w:author="RPB" w:date="2026-06-25T09:57:00Z">
        <w:r w:rsidR="00B41AA9">
          <w:rPr>
            <w:rFonts w:ascii="Times New Roman" w:hAnsi="Times New Roman" w:cs="Times New Roman"/>
          </w:rPr>
          <w:t>,</w:t>
        </w:r>
      </w:ins>
      <w:r w:rsidRPr="00137EBA">
        <w:rPr>
          <w:rFonts w:ascii="Times New Roman" w:hAnsi="Times New Roman" w:cs="Times New Roman"/>
        </w:rPr>
        <w:t xml:space="preserve"> and functional profiling via PICRUSt2, and machine learning classification. We analyzed diversity metrics, conducted differential abundance testing using ANCOM-BC2 with CLR-transformed data, and evaluated diagnostic potential </w:t>
      </w:r>
      <w:del w:id="54" w:author="RPB" w:date="2026-06-25T09:58:00Z">
        <w:r w:rsidRPr="00137EBA" w:rsidDel="00B41AA9">
          <w:rPr>
            <w:rFonts w:ascii="Times New Roman" w:hAnsi="Times New Roman" w:cs="Times New Roman"/>
          </w:rPr>
          <w:delText xml:space="preserve">through </w:delText>
        </w:r>
      </w:del>
      <w:ins w:id="55" w:author="RPB" w:date="2026-06-25T09:58:00Z">
        <w:r w:rsidR="00B41AA9">
          <w:rPr>
            <w:rFonts w:ascii="Times New Roman" w:hAnsi="Times New Roman" w:cs="Times New Roman"/>
          </w:rPr>
          <w:t>using</w:t>
        </w:r>
        <w:r w:rsidR="00B41AA9" w:rsidRPr="00137EBA">
          <w:rPr>
            <w:rFonts w:ascii="Times New Roman" w:hAnsi="Times New Roman" w:cs="Times New Roman"/>
          </w:rPr>
          <w:t xml:space="preserve"> </w:t>
        </w:r>
      </w:ins>
      <w:del w:id="56" w:author="RPB" w:date="2026-06-25T09:58:00Z">
        <w:r w:rsidRPr="00137EBA" w:rsidDel="00B41AA9">
          <w:rPr>
            <w:rFonts w:ascii="Times New Roman" w:hAnsi="Times New Roman" w:cs="Times New Roman"/>
          </w:rPr>
          <w:delText>R</w:delText>
        </w:r>
      </w:del>
      <w:ins w:id="57" w:author="RPB" w:date="2026-06-25T09:58:00Z">
        <w:r w:rsidR="00B41AA9">
          <w:rPr>
            <w:rFonts w:ascii="Times New Roman" w:hAnsi="Times New Roman" w:cs="Times New Roman"/>
          </w:rPr>
          <w:t>r</w:t>
        </w:r>
      </w:ins>
      <w:r w:rsidRPr="00137EBA">
        <w:rPr>
          <w:rFonts w:ascii="Times New Roman" w:hAnsi="Times New Roman" w:cs="Times New Roman"/>
        </w:rPr>
        <w:t xml:space="preserve">andom </w:t>
      </w:r>
      <w:ins w:id="58" w:author="RPB" w:date="2026-06-25T09:58:00Z">
        <w:r w:rsidR="00B41AA9">
          <w:rPr>
            <w:rFonts w:ascii="Times New Roman" w:hAnsi="Times New Roman" w:cs="Times New Roman"/>
          </w:rPr>
          <w:t>f</w:t>
        </w:r>
      </w:ins>
      <w:del w:id="59" w:author="RPB" w:date="2026-06-25T09:58:00Z">
        <w:r w:rsidRPr="00137EBA" w:rsidDel="00B41AA9">
          <w:rPr>
            <w:rFonts w:ascii="Times New Roman" w:hAnsi="Times New Roman" w:cs="Times New Roman"/>
          </w:rPr>
          <w:delText>F</w:delText>
        </w:r>
      </w:del>
      <w:r w:rsidRPr="00137EBA">
        <w:rPr>
          <w:rFonts w:ascii="Times New Roman" w:hAnsi="Times New Roman" w:cs="Times New Roman"/>
        </w:rPr>
        <w:t xml:space="preserve">orest modeling with cross-validation. </w:t>
      </w:r>
    </w:p>
    <w:p w14:paraId="19CF491F" w14:textId="4B7A0437" w:rsidR="00584D57"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Results</w:t>
      </w:r>
      <w:r w:rsidRPr="00137EBA">
        <w:rPr>
          <w:rFonts w:ascii="Times New Roman" w:hAnsi="Times New Roman" w:cs="Times New Roman"/>
        </w:rPr>
        <w:t xml:space="preserve">: AD cases exhibited significant oral microbiome dysbiosis characterized by a 20% expansion of </w:t>
      </w:r>
      <w:r w:rsidRPr="00E06838">
        <w:rPr>
          <w:rFonts w:ascii="Times New Roman" w:hAnsi="Times New Roman" w:cs="Times New Roman"/>
          <w:i/>
        </w:rPr>
        <w:t>Proteobacteria</w:t>
      </w:r>
      <w:r w:rsidRPr="00137EBA">
        <w:rPr>
          <w:rFonts w:ascii="Times New Roman" w:hAnsi="Times New Roman" w:cs="Times New Roman"/>
        </w:rPr>
        <w:t xml:space="preserve"> and 61% depletion of </w:t>
      </w:r>
      <w:r w:rsidRPr="00E06838">
        <w:rPr>
          <w:rFonts w:ascii="Times New Roman" w:hAnsi="Times New Roman" w:cs="Times New Roman"/>
          <w:i/>
        </w:rPr>
        <w:t>Actinobacteriota</w:t>
      </w:r>
      <w:r w:rsidRPr="00137EBA">
        <w:rPr>
          <w:rFonts w:ascii="Times New Roman" w:hAnsi="Times New Roman" w:cs="Times New Roman"/>
        </w:rPr>
        <w:t>, with enrichment of potentially pathogenic taxa (</w:t>
      </w:r>
      <w:r w:rsidRPr="00E06838">
        <w:rPr>
          <w:rFonts w:ascii="Times New Roman" w:hAnsi="Times New Roman" w:cs="Times New Roman"/>
          <w:i/>
        </w:rPr>
        <w:t>Bacilli</w:t>
      </w:r>
      <w:r w:rsidRPr="00137EBA">
        <w:rPr>
          <w:rFonts w:ascii="Times New Roman" w:hAnsi="Times New Roman" w:cs="Times New Roman"/>
        </w:rPr>
        <w:t xml:space="preserve">, </w:t>
      </w:r>
      <w:r w:rsidRPr="00E06838">
        <w:rPr>
          <w:rFonts w:ascii="Times New Roman" w:hAnsi="Times New Roman" w:cs="Times New Roman"/>
          <w:i/>
        </w:rPr>
        <w:t>Gammaproteobacteria</w:t>
      </w:r>
      <w:r w:rsidRPr="00137EBA">
        <w:rPr>
          <w:rFonts w:ascii="Times New Roman" w:hAnsi="Times New Roman" w:cs="Times New Roman"/>
        </w:rPr>
        <w:t>) and depletion of beneficial groups (</w:t>
      </w:r>
      <w:r w:rsidRPr="00E06838">
        <w:rPr>
          <w:rFonts w:ascii="Times New Roman" w:hAnsi="Times New Roman" w:cs="Times New Roman"/>
          <w:i/>
        </w:rPr>
        <w:t>Lactobacillales</w:t>
      </w:r>
      <w:r w:rsidRPr="00137EBA">
        <w:rPr>
          <w:rFonts w:ascii="Times New Roman" w:hAnsi="Times New Roman" w:cs="Times New Roman"/>
        </w:rPr>
        <w:t xml:space="preserve">, </w:t>
      </w:r>
      <w:r w:rsidRPr="00E06838">
        <w:rPr>
          <w:rFonts w:ascii="Times New Roman" w:hAnsi="Times New Roman" w:cs="Times New Roman"/>
          <w:i/>
        </w:rPr>
        <w:t>Streptococcaceae</w:t>
      </w:r>
      <w:r w:rsidRPr="00137EBA">
        <w:rPr>
          <w:rFonts w:ascii="Times New Roman" w:hAnsi="Times New Roman" w:cs="Times New Roman"/>
        </w:rPr>
        <w:t xml:space="preserve">). Alpha diversity was significantly increased in AD (Chao1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137EBA">
        <w:rPr>
          <w:rFonts w:ascii="Times New Roman" w:hAnsi="Times New Roman" w:cs="Times New Roman"/>
          <w:i/>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0.009), indicating community destabilization. Functional profiling revealed coordinated increase in predicted biosynthetic pathway potential including peptidoglycan maturation (58% increase), thiamine formation, and phospholipid biosynthesis. Notably, a Random Forest model achieved strong case-control discrimination (AUC</w:t>
      </w:r>
      <w:r w:rsidR="00137EBA">
        <w:rPr>
          <w:rFonts w:ascii="Times New Roman" w:hAnsi="Times New Roman" w:cs="Times New Roman"/>
        </w:rPr>
        <w:t xml:space="preserve"> </w:t>
      </w:r>
      <w:r w:rsidRPr="00137EBA">
        <w:rPr>
          <w:rFonts w:ascii="Times New Roman" w:hAnsi="Times New Roman" w:cs="Times New Roman"/>
        </w:rPr>
        <w:t>=</w:t>
      </w:r>
      <w:r w:rsidR="00137EBA">
        <w:rPr>
          <w:rFonts w:ascii="Times New Roman" w:hAnsi="Times New Roman" w:cs="Times New Roman"/>
        </w:rPr>
        <w:t xml:space="preserve"> </w:t>
      </w:r>
      <w:r w:rsidRPr="00137EBA">
        <w:rPr>
          <w:rFonts w:ascii="Times New Roman" w:hAnsi="Times New Roman" w:cs="Times New Roman"/>
        </w:rPr>
        <w:t xml:space="preserve">0.85; 95% CI: 0.72-0.98) using microbiome-derived metabolic signatures, though the wide interval highlights </w:t>
      </w:r>
      <w:del w:id="60" w:author="RPB" w:date="2026-06-25T10:01:00Z">
        <w:r w:rsidRPr="00137EBA" w:rsidDel="001B3975">
          <w:rPr>
            <w:rFonts w:ascii="Times New Roman" w:hAnsi="Times New Roman" w:cs="Times New Roman"/>
          </w:rPr>
          <w:delText xml:space="preserve">the </w:delText>
        </w:r>
      </w:del>
      <w:ins w:id="61" w:author="RPB" w:date="2026-06-25T10:01:00Z">
        <w:r w:rsidR="001B3975">
          <w:rPr>
            <w:rFonts w:ascii="Times New Roman" w:hAnsi="Times New Roman" w:cs="Times New Roman"/>
          </w:rPr>
          <w:t>a</w:t>
        </w:r>
        <w:r w:rsidR="001B3975" w:rsidRPr="00137EBA">
          <w:rPr>
            <w:rFonts w:ascii="Times New Roman" w:hAnsi="Times New Roman" w:cs="Times New Roman"/>
          </w:rPr>
          <w:t xml:space="preserve"> </w:t>
        </w:r>
      </w:ins>
      <w:r w:rsidRPr="00137EBA">
        <w:rPr>
          <w:rFonts w:ascii="Times New Roman" w:hAnsi="Times New Roman" w:cs="Times New Roman"/>
        </w:rPr>
        <w:t xml:space="preserve">need for validation in larger cohorts. </w:t>
      </w:r>
    </w:p>
    <w:p w14:paraId="25CFCDB5" w14:textId="38C74F6B" w:rsidR="0071566F" w:rsidRPr="00BE2F5D"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 xml:space="preserve">Conclusion: </w:t>
      </w:r>
      <w:r w:rsidRPr="00BE2F5D">
        <w:rPr>
          <w:rFonts w:ascii="Times New Roman" w:hAnsi="Times New Roman" w:cs="Times New Roman"/>
        </w:rPr>
        <w:t>Our integrated analys</w:t>
      </w:r>
      <w:ins w:id="62" w:author="RPB" w:date="2026-06-25T10:01:00Z">
        <w:r w:rsidR="001B3975">
          <w:rPr>
            <w:rFonts w:ascii="Times New Roman" w:hAnsi="Times New Roman" w:cs="Times New Roman"/>
          </w:rPr>
          <w:t>e</w:t>
        </w:r>
      </w:ins>
      <w:del w:id="63" w:author="RPB" w:date="2026-06-25T10:01:00Z">
        <w:r w:rsidRPr="00BE2F5D" w:rsidDel="001B3975">
          <w:rPr>
            <w:rFonts w:ascii="Times New Roman" w:hAnsi="Times New Roman" w:cs="Times New Roman"/>
          </w:rPr>
          <w:delText>i</w:delText>
        </w:r>
      </w:del>
      <w:r w:rsidRPr="00BE2F5D">
        <w:rPr>
          <w:rFonts w:ascii="Times New Roman" w:hAnsi="Times New Roman" w:cs="Times New Roman"/>
        </w:rPr>
        <w:t>s demonstrates that AD-associated oral dysbiosis involves multi-layered alterations spanning taxonomic restructuring, increased diversity, and predicted metabolic shifts. These findings suggest that oral microbiome signatures warrant further investigation as potential non-invasive biomarkers for AD, with implications for understanding microbiome contributions to neurodegeneration.</w:t>
      </w:r>
    </w:p>
    <w:p w14:paraId="59908DFF" w14:textId="77777777" w:rsidR="00430B97" w:rsidRPr="00137EBA" w:rsidRDefault="00430B97" w:rsidP="00D46FDE">
      <w:pPr>
        <w:pStyle w:val="BodyText"/>
        <w:spacing w:line="276" w:lineRule="auto"/>
        <w:rPr>
          <w:rFonts w:ascii="Times New Roman" w:hAnsi="Times New Roman" w:cs="Times New Roman"/>
          <w:b/>
          <w:bCs/>
        </w:rPr>
      </w:pPr>
    </w:p>
    <w:p w14:paraId="301370DF" w14:textId="777062D9"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lastRenderedPageBreak/>
        <w:t>Keywords</w:t>
      </w:r>
      <w:r w:rsidRPr="00137EBA">
        <w:rPr>
          <w:rFonts w:ascii="Times New Roman" w:hAnsi="Times New Roman" w:cs="Times New Roman"/>
        </w:rPr>
        <w:t>: 16S rRNA sequencing;</w:t>
      </w:r>
      <w:del w:id="64" w:author="Edward J. Tettevi" w:date="2026-08-23T09:23:00Z" w16du:dateUtc="2026-08-23T09:23:00Z">
        <w:r w:rsidRPr="00137EBA" w:rsidDel="00DA3FD4">
          <w:rPr>
            <w:rFonts w:ascii="Times New Roman" w:hAnsi="Times New Roman" w:cs="Times New Roman"/>
          </w:rPr>
          <w:delText xml:space="preserve"> ANCOM-BC2;</w:delText>
        </w:r>
      </w:del>
      <w:r w:rsidRPr="00137EBA">
        <w:rPr>
          <w:rFonts w:ascii="Times New Roman" w:hAnsi="Times New Roman" w:cs="Times New Roman"/>
        </w:rPr>
        <w:t xml:space="preserve"> </w:t>
      </w:r>
      <w:r w:rsidR="000F03D5">
        <w:rPr>
          <w:rFonts w:ascii="Times New Roman" w:hAnsi="Times New Roman" w:cs="Times New Roman"/>
        </w:rPr>
        <w:t>C</w:t>
      </w:r>
      <w:r w:rsidRPr="00137EBA">
        <w:rPr>
          <w:rFonts w:ascii="Times New Roman" w:hAnsi="Times New Roman" w:cs="Times New Roman"/>
        </w:rPr>
        <w:t xml:space="preserve">ompositional </w:t>
      </w:r>
      <w:del w:id="65" w:author="RPB" w:date="2026-06-25T10:02:00Z">
        <w:r w:rsidRPr="00137EBA" w:rsidDel="001B3975">
          <w:rPr>
            <w:rFonts w:ascii="Times New Roman" w:hAnsi="Times New Roman" w:cs="Times New Roman"/>
          </w:rPr>
          <w:delText>data analysis</w:delText>
        </w:r>
      </w:del>
      <w:ins w:id="66" w:author="RPB" w:date="2026-06-25T10:02:00Z">
        <w:r w:rsidR="001B3975">
          <w:rPr>
            <w:rFonts w:ascii="Times New Roman" w:hAnsi="Times New Roman" w:cs="Times New Roman"/>
          </w:rPr>
          <w:t>neuroscience</w:t>
        </w:r>
      </w:ins>
      <w:r w:rsidRPr="00137EBA">
        <w:rPr>
          <w:rFonts w:ascii="Times New Roman" w:hAnsi="Times New Roman" w:cs="Times New Roman"/>
        </w:rPr>
        <w:t xml:space="preserve">; </w:t>
      </w:r>
      <w:r w:rsidR="000F03D5">
        <w:rPr>
          <w:rFonts w:ascii="Times New Roman" w:hAnsi="Times New Roman" w:cs="Times New Roman"/>
        </w:rPr>
        <w:t>N</w:t>
      </w:r>
      <w:r w:rsidRPr="00137EBA">
        <w:rPr>
          <w:rFonts w:ascii="Times New Roman" w:hAnsi="Times New Roman" w:cs="Times New Roman"/>
        </w:rPr>
        <w:t xml:space="preserve">euroinflammation; PICRUSt2; </w:t>
      </w:r>
      <w:del w:id="67" w:author="RPB" w:date="2026-06-25T10:11:00Z">
        <w:r w:rsidR="000F03D5" w:rsidDel="001B3975">
          <w:rPr>
            <w:rFonts w:ascii="Times New Roman" w:hAnsi="Times New Roman" w:cs="Times New Roman"/>
          </w:rPr>
          <w:delText>P</w:delText>
        </w:r>
        <w:r w:rsidRPr="00137EBA" w:rsidDel="001B3975">
          <w:rPr>
            <w:rFonts w:ascii="Times New Roman" w:hAnsi="Times New Roman" w:cs="Times New Roman"/>
          </w:rPr>
          <w:delText>redicted functional potential; Random Forest</w:delText>
        </w:r>
      </w:del>
      <w:ins w:id="68" w:author="RPB" w:date="2026-06-25T10:11:00Z">
        <w:r w:rsidR="001B3975">
          <w:rPr>
            <w:rFonts w:ascii="Times New Roman" w:hAnsi="Times New Roman" w:cs="Times New Roman"/>
          </w:rPr>
          <w:t>N</w:t>
        </w:r>
        <w:r w:rsidR="003C1167">
          <w:rPr>
            <w:rFonts w:ascii="Times New Roman" w:hAnsi="Times New Roman" w:cs="Times New Roman"/>
          </w:rPr>
          <w:t>eurodegenerative disorder</w:t>
        </w:r>
      </w:ins>
    </w:p>
    <w:p w14:paraId="51FF1853" w14:textId="77777777" w:rsidR="00430B97" w:rsidRPr="00137EBA" w:rsidRDefault="00430B97" w:rsidP="00D46FDE">
      <w:pPr>
        <w:pStyle w:val="BodyText"/>
        <w:spacing w:line="276" w:lineRule="auto"/>
        <w:rPr>
          <w:rFonts w:ascii="Times New Roman" w:hAnsi="Times New Roman" w:cs="Times New Roman"/>
          <w:b/>
          <w:bCs/>
        </w:rPr>
      </w:pPr>
    </w:p>
    <w:p w14:paraId="74DDE5DD" w14:textId="19A45FE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b/>
          <w:bCs/>
        </w:rPr>
        <w:t>Highlights</w:t>
      </w:r>
    </w:p>
    <w:p w14:paraId="21A788C0" w14:textId="0DCCE925" w:rsidR="0071566F"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 xml:space="preserve">Alzheimer’s disease is characterized by an imbalance in the oral microbiome, with an increase in </w:t>
      </w:r>
      <w:r w:rsidRPr="00BF5448">
        <w:rPr>
          <w:rFonts w:ascii="Times New Roman" w:hAnsi="Times New Roman" w:cs="Times New Roman"/>
          <w:i/>
        </w:rPr>
        <w:t>Proteobacteria</w:t>
      </w:r>
      <w:r>
        <w:rPr>
          <w:rFonts w:ascii="Times New Roman" w:hAnsi="Times New Roman" w:cs="Times New Roman"/>
        </w:rPr>
        <w:t xml:space="preserve"> and a decrease in </w:t>
      </w:r>
      <w:r w:rsidRPr="00BF5448">
        <w:rPr>
          <w:rFonts w:ascii="Times New Roman" w:hAnsi="Times New Roman" w:cs="Times New Roman"/>
          <w:i/>
        </w:rPr>
        <w:t>Actinobacteriota</w:t>
      </w:r>
      <w:del w:id="69" w:author="RPB" w:date="2026-06-25T10:12:00Z">
        <w:r w:rsidDel="003C1167">
          <w:rPr>
            <w:rFonts w:ascii="Times New Roman" w:hAnsi="Times New Roman" w:cs="Times New Roman"/>
          </w:rPr>
          <w:delText>.</w:delText>
        </w:r>
      </w:del>
    </w:p>
    <w:p w14:paraId="07ECDB69" w14:textId="4A9F9DD8"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Alpha diversity, measured by Chao1, increase</w:t>
      </w:r>
      <w:ins w:id="70" w:author="RPB" w:date="2026-06-25T10:12:00Z">
        <w:r w:rsidR="003C1167">
          <w:rPr>
            <w:rFonts w:ascii="Times New Roman" w:hAnsi="Times New Roman" w:cs="Times New Roman"/>
          </w:rPr>
          <w:t>d</w:t>
        </w:r>
      </w:ins>
      <w:del w:id="71" w:author="RPB" w:date="2026-06-25T10:12:00Z">
        <w:r w:rsidDel="003C1167">
          <w:rPr>
            <w:rFonts w:ascii="Times New Roman" w:hAnsi="Times New Roman" w:cs="Times New Roman"/>
          </w:rPr>
          <w:delText>s</w:delText>
        </w:r>
      </w:del>
      <w:r>
        <w:rPr>
          <w:rFonts w:ascii="Times New Roman" w:hAnsi="Times New Roman" w:cs="Times New Roman"/>
        </w:rPr>
        <w:t xml:space="preserve"> in AD-associated oral microbiomes, indicating community destabilization rather than collapse (Chao1 p</w:t>
      </w:r>
      <w:r w:rsidR="00124F3D">
        <w:rPr>
          <w:rFonts w:ascii="Times New Roman" w:hAnsi="Times New Roman" w:cs="Times New Roman"/>
        </w:rPr>
        <w:t xml:space="preserve"> </w:t>
      </w:r>
      <w:r>
        <w:rPr>
          <w:rFonts w:ascii="Times New Roman" w:hAnsi="Times New Roman" w:cs="Times New Roman"/>
        </w:rPr>
        <w:t>=</w:t>
      </w:r>
      <w:r w:rsidR="00124F3D">
        <w:rPr>
          <w:rFonts w:ascii="Times New Roman" w:hAnsi="Times New Roman" w:cs="Times New Roman"/>
        </w:rPr>
        <w:t xml:space="preserve"> </w:t>
      </w:r>
      <w:r>
        <w:rPr>
          <w:rFonts w:ascii="Times New Roman" w:hAnsi="Times New Roman" w:cs="Times New Roman"/>
        </w:rPr>
        <w:t>0.003)</w:t>
      </w:r>
      <w:del w:id="72" w:author="RPB" w:date="2026-06-25T10:12:00Z">
        <w:r w:rsidDel="003C1167">
          <w:rPr>
            <w:rFonts w:ascii="Times New Roman" w:hAnsi="Times New Roman" w:cs="Times New Roman"/>
          </w:rPr>
          <w:delText>.</w:delText>
        </w:r>
      </w:del>
    </w:p>
    <w:p w14:paraId="0C6AAC28" w14:textId="4E31A8CC"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Biosynthetic pathways, including peptidoglycan maturation, phospholipid and thiamine biosynthesis, show coordinated increases in predicted functional potential in AD</w:t>
      </w:r>
      <w:del w:id="73" w:author="RPB" w:date="2026-06-25T10:12:00Z">
        <w:r w:rsidDel="003C1167">
          <w:rPr>
            <w:rFonts w:ascii="Times New Roman" w:hAnsi="Times New Roman" w:cs="Times New Roman"/>
          </w:rPr>
          <w:delText>.</w:delText>
        </w:r>
      </w:del>
    </w:p>
    <w:p w14:paraId="0CC320AB" w14:textId="467B9C70" w:rsidR="00137EBA" w:rsidRDefault="00137EBA" w:rsidP="00137EBA">
      <w:pPr>
        <w:pStyle w:val="Compact"/>
        <w:numPr>
          <w:ilvl w:val="0"/>
          <w:numId w:val="2"/>
        </w:numPr>
        <w:spacing w:line="360" w:lineRule="auto"/>
        <w:jc w:val="both"/>
        <w:rPr>
          <w:rFonts w:ascii="Times New Roman" w:hAnsi="Times New Roman" w:cs="Times New Roman"/>
        </w:rPr>
      </w:pPr>
      <w:r>
        <w:rPr>
          <w:rFonts w:ascii="Times New Roman" w:hAnsi="Times New Roman" w:cs="Times New Roman"/>
        </w:rPr>
        <w:t xml:space="preserve">Random </w:t>
      </w:r>
      <w:del w:id="74" w:author="RPB" w:date="2026-06-25T10:12:00Z">
        <w:r w:rsidDel="003C1167">
          <w:rPr>
            <w:rFonts w:ascii="Times New Roman" w:hAnsi="Times New Roman" w:cs="Times New Roman"/>
          </w:rPr>
          <w:delText>F</w:delText>
        </w:r>
      </w:del>
      <w:ins w:id="75" w:author="RPB" w:date="2026-06-25T10:12:00Z">
        <w:r w:rsidR="003C1167">
          <w:rPr>
            <w:rFonts w:ascii="Times New Roman" w:hAnsi="Times New Roman" w:cs="Times New Roman"/>
          </w:rPr>
          <w:t>f</w:t>
        </w:r>
      </w:ins>
      <w:r>
        <w:rPr>
          <w:rFonts w:ascii="Times New Roman" w:hAnsi="Times New Roman" w:cs="Times New Roman"/>
        </w:rPr>
        <w:t>orest classification using CLR-transformed ASV abundances achieves strong diagnostic performance, with an AUC of 0.85, 77.8% sensitivity and 81.8% specificity.</w:t>
      </w:r>
    </w:p>
    <w:p w14:paraId="12E4C668" w14:textId="77777777" w:rsidR="00137EBA" w:rsidRPr="00137EBA" w:rsidRDefault="00137EBA" w:rsidP="00137EBA">
      <w:pPr>
        <w:pStyle w:val="Compact"/>
        <w:spacing w:line="360" w:lineRule="auto"/>
        <w:ind w:left="720"/>
        <w:jc w:val="both"/>
        <w:rPr>
          <w:rFonts w:ascii="Times New Roman" w:hAnsi="Times New Roman" w:cs="Times New Roman"/>
        </w:rPr>
      </w:pPr>
    </w:p>
    <w:p w14:paraId="5179A79C" w14:textId="77777777" w:rsidR="00430B97" w:rsidRDefault="00430B97" w:rsidP="00137EBA">
      <w:pPr>
        <w:pStyle w:val="FirstParagraph"/>
        <w:spacing w:line="360" w:lineRule="auto"/>
        <w:jc w:val="both"/>
        <w:rPr>
          <w:rFonts w:ascii="Times New Roman" w:hAnsi="Times New Roman" w:cs="Times New Roman"/>
          <w:b/>
          <w:bCs/>
        </w:rPr>
      </w:pPr>
    </w:p>
    <w:p w14:paraId="18FE164A" w14:textId="77777777" w:rsidR="00137EBA" w:rsidRDefault="00137EBA" w:rsidP="00137EBA">
      <w:pPr>
        <w:pStyle w:val="BodyText"/>
      </w:pPr>
    </w:p>
    <w:p w14:paraId="1D246451" w14:textId="77777777" w:rsidR="00137EBA" w:rsidRDefault="00137EBA" w:rsidP="00137EBA">
      <w:pPr>
        <w:pStyle w:val="BodyText"/>
      </w:pPr>
    </w:p>
    <w:p w14:paraId="00CC95A9" w14:textId="77777777" w:rsidR="00137EBA" w:rsidRDefault="00137EBA" w:rsidP="00137EBA">
      <w:pPr>
        <w:pStyle w:val="BodyText"/>
      </w:pPr>
    </w:p>
    <w:p w14:paraId="714835E8" w14:textId="77777777" w:rsidR="00137EBA" w:rsidRDefault="00137EBA" w:rsidP="00137EBA">
      <w:pPr>
        <w:pStyle w:val="BodyText"/>
      </w:pPr>
    </w:p>
    <w:p w14:paraId="5EFC90DD" w14:textId="77777777" w:rsidR="00137EBA" w:rsidRDefault="00137EBA" w:rsidP="00137EBA">
      <w:pPr>
        <w:pStyle w:val="BodyText"/>
      </w:pPr>
    </w:p>
    <w:p w14:paraId="49E6B1A4" w14:textId="77777777" w:rsidR="00137EBA" w:rsidRDefault="00137EBA" w:rsidP="00137EBA">
      <w:pPr>
        <w:pStyle w:val="BodyText"/>
      </w:pPr>
    </w:p>
    <w:p w14:paraId="69BD430B" w14:textId="77777777" w:rsidR="00137EBA" w:rsidRDefault="00137EBA" w:rsidP="00137EBA">
      <w:pPr>
        <w:pStyle w:val="BodyText"/>
      </w:pPr>
    </w:p>
    <w:p w14:paraId="5743F468" w14:textId="77777777" w:rsidR="00137EBA" w:rsidRDefault="00137EBA" w:rsidP="00137EBA">
      <w:pPr>
        <w:pStyle w:val="BodyText"/>
      </w:pPr>
    </w:p>
    <w:p w14:paraId="6BECA457" w14:textId="77777777" w:rsidR="00137EBA" w:rsidRDefault="00137EBA" w:rsidP="00137EBA">
      <w:pPr>
        <w:pStyle w:val="BodyText"/>
      </w:pPr>
    </w:p>
    <w:p w14:paraId="1D0BF4A4" w14:textId="77777777" w:rsidR="00137EBA" w:rsidRDefault="00137EBA" w:rsidP="00137EBA">
      <w:pPr>
        <w:pStyle w:val="BodyText"/>
      </w:pPr>
    </w:p>
    <w:p w14:paraId="2FBB31F7" w14:textId="77777777" w:rsidR="00137EBA" w:rsidRDefault="00137EBA" w:rsidP="00137EBA">
      <w:pPr>
        <w:pStyle w:val="BodyText"/>
      </w:pPr>
    </w:p>
    <w:p w14:paraId="1ABC682F" w14:textId="77777777" w:rsidR="00137EBA" w:rsidRDefault="00137EBA" w:rsidP="00137EBA">
      <w:pPr>
        <w:pStyle w:val="BodyText"/>
      </w:pPr>
    </w:p>
    <w:p w14:paraId="127BEFC1" w14:textId="77777777" w:rsidR="00137EBA" w:rsidRDefault="00137EBA" w:rsidP="00137EBA">
      <w:pPr>
        <w:pStyle w:val="BodyText"/>
      </w:pPr>
    </w:p>
    <w:p w14:paraId="7B951167" w14:textId="77777777" w:rsidR="00137EBA" w:rsidRDefault="00137EBA" w:rsidP="00137EBA">
      <w:pPr>
        <w:pStyle w:val="BodyText"/>
      </w:pPr>
    </w:p>
    <w:p w14:paraId="701A620F" w14:textId="77777777" w:rsidR="00137EBA" w:rsidRDefault="00137EBA" w:rsidP="00137EBA">
      <w:pPr>
        <w:pStyle w:val="BodyText"/>
      </w:pPr>
    </w:p>
    <w:p w14:paraId="4FA4D2A4" w14:textId="77777777" w:rsidR="00137EBA" w:rsidRPr="00137EBA" w:rsidRDefault="00137EBA" w:rsidP="00137EBA">
      <w:pPr>
        <w:pStyle w:val="BodyText"/>
      </w:pPr>
    </w:p>
    <w:p w14:paraId="3335DF6E" w14:textId="4254FCF9" w:rsidR="0071566F" w:rsidRPr="00137EBA" w:rsidRDefault="00000000" w:rsidP="00D46FDE">
      <w:pPr>
        <w:pStyle w:val="FirstParagraph"/>
        <w:spacing w:line="276" w:lineRule="auto"/>
        <w:rPr>
          <w:rFonts w:ascii="Times New Roman" w:hAnsi="Times New Roman" w:cs="Times New Roman"/>
        </w:rPr>
      </w:pPr>
      <w:r w:rsidRPr="00137EBA">
        <w:rPr>
          <w:rFonts w:ascii="Times New Roman" w:hAnsi="Times New Roman" w:cs="Times New Roman"/>
          <w:b/>
          <w:bCs/>
        </w:rPr>
        <w:t>INTRODUCTION</w:t>
      </w:r>
    </w:p>
    <w:p w14:paraId="1CFEA9BC" w14:textId="267B51DC" w:rsidR="009976F7" w:rsidRDefault="009976F7" w:rsidP="00137EBA">
      <w:pPr>
        <w:pStyle w:val="BodyText"/>
        <w:spacing w:line="360" w:lineRule="auto"/>
        <w:jc w:val="both"/>
        <w:rPr>
          <w:ins w:id="76" w:author="RPB" w:date="2026-06-25T10:26:00Z"/>
          <w:rFonts w:ascii="Times New Roman" w:hAnsi="Times New Roman" w:cs="Times New Roman"/>
        </w:rPr>
      </w:pPr>
      <w:ins w:id="77" w:author="RPB" w:date="2026-06-25T10:26:00Z">
        <w:r w:rsidRPr="009976F7">
          <w:rPr>
            <w:rFonts w:ascii="Times New Roman" w:hAnsi="Times New Roman" w:cs="Times New Roman"/>
          </w:rPr>
          <w:t xml:space="preserve">Alzheimer's disease (AD) is the leading cause of dementia worldwide, accounting for approximately 60–70% of all dementia cases and </w:t>
        </w:r>
      </w:ins>
      <w:ins w:id="78" w:author="RPB" w:date="2026-06-25T10:44:00Z">
        <w:r w:rsidR="00AF6C97">
          <w:rPr>
            <w:rFonts w:ascii="Times New Roman" w:hAnsi="Times New Roman" w:cs="Times New Roman"/>
          </w:rPr>
          <w:t>is projected to affect</w:t>
        </w:r>
      </w:ins>
      <w:ins w:id="79" w:author="RPB" w:date="2026-06-25T10:26:00Z">
        <w:r w:rsidRPr="009976F7">
          <w:rPr>
            <w:rFonts w:ascii="Times New Roman" w:hAnsi="Times New Roman" w:cs="Times New Roman"/>
          </w:rPr>
          <w:t xml:space="preserve"> more than </w:t>
        </w:r>
      </w:ins>
      <w:ins w:id="80" w:author="RPB" w:date="2026-06-25T10:44:00Z">
        <w:r w:rsidR="00AF6C97">
          <w:rPr>
            <w:rFonts w:ascii="Times New Roman" w:hAnsi="Times New Roman" w:cs="Times New Roman"/>
          </w:rPr>
          <w:t>130</w:t>
        </w:r>
      </w:ins>
      <w:ins w:id="81" w:author="RPB" w:date="2026-06-25T10:26:00Z">
        <w:r w:rsidRPr="009976F7">
          <w:rPr>
            <w:rFonts w:ascii="Times New Roman" w:hAnsi="Times New Roman" w:cs="Times New Roman"/>
          </w:rPr>
          <w:t xml:space="preserve"> million people globally</w:t>
        </w:r>
      </w:ins>
      <w:ins w:id="82" w:author="RPB" w:date="2026-06-25T10:44:00Z">
        <w:r w:rsidR="00AF6C97">
          <w:rPr>
            <w:rFonts w:ascii="Times New Roman" w:hAnsi="Times New Roman" w:cs="Times New Roman"/>
          </w:rPr>
          <w:t xml:space="preserve"> by 2040</w:t>
        </w:r>
      </w:ins>
      <w:ins w:id="83" w:author="RPB" w:date="2026-06-25T10:45:00Z">
        <w:r w:rsidR="00AF6C97">
          <w:rPr>
            <w:rFonts w:ascii="Times New Roman" w:hAnsi="Times New Roman" w:cs="Times New Roman"/>
          </w:rPr>
          <w:t xml:space="preserve"> (</w:t>
        </w:r>
        <w:r w:rsidR="00AF6C97" w:rsidRPr="00AF6C97">
          <w:rPr>
            <w:rFonts w:ascii="Times New Roman" w:hAnsi="Times New Roman" w:cs="Times New Roman"/>
          </w:rPr>
          <w:t>Hao &amp; Chen,  2025)</w:t>
        </w:r>
      </w:ins>
      <w:ins w:id="84" w:author="RPB" w:date="2026-06-25T10:26:00Z">
        <w:r w:rsidRPr="009976F7">
          <w:rPr>
            <w:rFonts w:ascii="Times New Roman" w:hAnsi="Times New Roman" w:cs="Times New Roman"/>
          </w:rPr>
          <w:t xml:space="preserve">. As </w:t>
        </w:r>
      </w:ins>
      <w:ins w:id="85" w:author="RPB" w:date="2026-06-25T10:38:00Z">
        <w:r w:rsidR="00AF6C97">
          <w:rPr>
            <w:rFonts w:ascii="Times New Roman" w:hAnsi="Times New Roman" w:cs="Times New Roman"/>
          </w:rPr>
          <w:t xml:space="preserve">the percentage of aged </w:t>
        </w:r>
      </w:ins>
      <w:ins w:id="86" w:author="RPB" w:date="2026-06-25T10:26:00Z">
        <w:r w:rsidRPr="009976F7">
          <w:rPr>
            <w:rFonts w:ascii="Times New Roman" w:hAnsi="Times New Roman" w:cs="Times New Roman"/>
          </w:rPr>
          <w:t xml:space="preserve">population </w:t>
        </w:r>
      </w:ins>
      <w:ins w:id="87" w:author="RPB" w:date="2026-06-25T10:39:00Z">
        <w:r w:rsidR="00AF6C97">
          <w:rPr>
            <w:rFonts w:ascii="Times New Roman" w:hAnsi="Times New Roman" w:cs="Times New Roman"/>
          </w:rPr>
          <w:t>rises globally</w:t>
        </w:r>
      </w:ins>
      <w:ins w:id="88" w:author="RPB" w:date="2026-06-25T10:26:00Z">
        <w:r w:rsidRPr="009976F7">
          <w:rPr>
            <w:rFonts w:ascii="Times New Roman" w:hAnsi="Times New Roman" w:cs="Times New Roman"/>
          </w:rPr>
          <w:t xml:space="preserve">, the </w:t>
        </w:r>
      </w:ins>
      <w:ins w:id="89" w:author="RPB" w:date="2026-06-25T10:46:00Z">
        <w:r w:rsidR="00AF6C97">
          <w:rPr>
            <w:rFonts w:ascii="Times New Roman" w:hAnsi="Times New Roman" w:cs="Times New Roman"/>
          </w:rPr>
          <w:t xml:space="preserve">increasing </w:t>
        </w:r>
      </w:ins>
      <w:ins w:id="90" w:author="RPB" w:date="2026-06-25T10:26:00Z">
        <w:r w:rsidRPr="009976F7">
          <w:rPr>
            <w:rFonts w:ascii="Times New Roman" w:hAnsi="Times New Roman" w:cs="Times New Roman"/>
          </w:rPr>
          <w:t>prevalence of AD is creating enormous clinical, and economic burden</w:t>
        </w:r>
      </w:ins>
      <w:ins w:id="91" w:author="RPB" w:date="2026-06-25T10:49:00Z">
        <w:r w:rsidR="003F6454">
          <w:rPr>
            <w:rFonts w:ascii="Times New Roman" w:hAnsi="Times New Roman" w:cs="Times New Roman"/>
          </w:rPr>
          <w:t xml:space="preserve"> (</w:t>
        </w:r>
        <w:r w:rsidR="003F6454" w:rsidRPr="00AF6C97">
          <w:rPr>
            <w:rFonts w:ascii="Times New Roman" w:hAnsi="Times New Roman" w:cs="Times New Roman"/>
          </w:rPr>
          <w:t>Chen</w:t>
        </w:r>
        <w:r w:rsidR="003F6454">
          <w:rPr>
            <w:rFonts w:ascii="Times New Roman" w:hAnsi="Times New Roman" w:cs="Times New Roman"/>
          </w:rPr>
          <w:t xml:space="preserve"> </w:t>
        </w:r>
        <w:r w:rsidR="003F6454" w:rsidRPr="003F6454">
          <w:rPr>
            <w:rFonts w:ascii="Times New Roman" w:hAnsi="Times New Roman" w:cs="Times New Roman"/>
            <w:i/>
            <w:iCs/>
            <w:rPrChange w:id="92" w:author="RPB" w:date="2026-06-25T10:49:00Z">
              <w:rPr>
                <w:rFonts w:ascii="Times New Roman" w:hAnsi="Times New Roman" w:cs="Times New Roman"/>
              </w:rPr>
            </w:rPrChange>
          </w:rPr>
          <w:t>et al</w:t>
        </w:r>
        <w:r w:rsidR="003F6454">
          <w:rPr>
            <w:rFonts w:ascii="Times New Roman" w:hAnsi="Times New Roman" w:cs="Times New Roman"/>
          </w:rPr>
          <w:t xml:space="preserve"> 2024)</w:t>
        </w:r>
      </w:ins>
      <w:ins w:id="93" w:author="RPB" w:date="2026-06-25T10:26:00Z">
        <w:r w:rsidRPr="009976F7">
          <w:rPr>
            <w:rFonts w:ascii="Times New Roman" w:hAnsi="Times New Roman" w:cs="Times New Roman"/>
          </w:rPr>
          <w:t>. Despite decades of research, the underlying pathogenesis of AD remains incompletely understood</w:t>
        </w:r>
      </w:ins>
      <w:ins w:id="94" w:author="RPB" w:date="2026-06-25T10:39:00Z">
        <w:r w:rsidR="00AF6C97">
          <w:rPr>
            <w:rFonts w:ascii="Times New Roman" w:hAnsi="Times New Roman" w:cs="Times New Roman"/>
          </w:rPr>
          <w:t xml:space="preserve"> while </w:t>
        </w:r>
      </w:ins>
      <w:ins w:id="95" w:author="RPB" w:date="2026-06-25T10:26:00Z">
        <w:r w:rsidRPr="009976F7">
          <w:rPr>
            <w:rFonts w:ascii="Times New Roman" w:hAnsi="Times New Roman" w:cs="Times New Roman"/>
          </w:rPr>
          <w:t>current</w:t>
        </w:r>
      </w:ins>
      <w:ins w:id="96" w:author="RPB" w:date="2026-06-25T10:39:00Z">
        <w:r w:rsidR="00AF6C97">
          <w:rPr>
            <w:rFonts w:ascii="Times New Roman" w:hAnsi="Times New Roman" w:cs="Times New Roman"/>
          </w:rPr>
          <w:t xml:space="preserve"> pharmaco</w:t>
        </w:r>
      </w:ins>
      <w:ins w:id="97" w:author="RPB" w:date="2026-06-25T10:26:00Z">
        <w:r w:rsidRPr="009976F7">
          <w:rPr>
            <w:rFonts w:ascii="Times New Roman" w:hAnsi="Times New Roman" w:cs="Times New Roman"/>
          </w:rPr>
          <w:t>therap</w:t>
        </w:r>
      </w:ins>
      <w:ins w:id="98" w:author="RPB" w:date="2026-06-25T10:39:00Z">
        <w:r w:rsidR="00AF6C97">
          <w:rPr>
            <w:rFonts w:ascii="Times New Roman" w:hAnsi="Times New Roman" w:cs="Times New Roman"/>
          </w:rPr>
          <w:t>y</w:t>
        </w:r>
      </w:ins>
      <w:ins w:id="99" w:author="RPB" w:date="2026-06-25T10:26:00Z">
        <w:r w:rsidRPr="009976F7">
          <w:rPr>
            <w:rFonts w:ascii="Times New Roman" w:hAnsi="Times New Roman" w:cs="Times New Roman"/>
          </w:rPr>
          <w:t xml:space="preserve"> </w:t>
        </w:r>
      </w:ins>
      <w:ins w:id="100" w:author="RPB" w:date="2026-06-25T10:49:00Z">
        <w:r w:rsidR="003F6454" w:rsidRPr="009976F7">
          <w:rPr>
            <w:rFonts w:ascii="Times New Roman" w:hAnsi="Times New Roman" w:cs="Times New Roman"/>
          </w:rPr>
          <w:t>provides</w:t>
        </w:r>
      </w:ins>
      <w:ins w:id="101" w:author="RPB" w:date="2026-06-25T10:26:00Z">
        <w:r w:rsidRPr="009976F7">
          <w:rPr>
            <w:rFonts w:ascii="Times New Roman" w:hAnsi="Times New Roman" w:cs="Times New Roman"/>
          </w:rPr>
          <w:t xml:space="preserve"> modest symptomatic benefit. Consequently, there is growing interest in identifying modifiable biological pathways and </w:t>
        </w:r>
      </w:ins>
      <w:ins w:id="102" w:author="RPB" w:date="2026-06-25T10:40:00Z">
        <w:r w:rsidR="00AF6C97">
          <w:rPr>
            <w:rFonts w:ascii="Times New Roman" w:hAnsi="Times New Roman" w:cs="Times New Roman"/>
          </w:rPr>
          <w:t xml:space="preserve">associated </w:t>
        </w:r>
      </w:ins>
      <w:ins w:id="103" w:author="RPB" w:date="2026-06-25T10:26:00Z">
        <w:r w:rsidRPr="009976F7">
          <w:rPr>
            <w:rFonts w:ascii="Times New Roman" w:hAnsi="Times New Roman" w:cs="Times New Roman"/>
          </w:rPr>
          <w:t>accessible biomarkers that may facilitate earlier diagnosis and reveal novel therapeutic targets.</w:t>
        </w:r>
      </w:ins>
    </w:p>
    <w:p w14:paraId="34C942D9" w14:textId="23FE893E" w:rsidR="0071566F" w:rsidRPr="00137EBA" w:rsidRDefault="00E270C1" w:rsidP="00137EBA">
      <w:pPr>
        <w:pStyle w:val="BodyText"/>
        <w:spacing w:line="360" w:lineRule="auto"/>
        <w:jc w:val="both"/>
        <w:rPr>
          <w:rFonts w:ascii="Times New Roman" w:hAnsi="Times New Roman" w:cs="Times New Roman"/>
        </w:rPr>
      </w:pPr>
      <w:ins w:id="104" w:author="RPB" w:date="2026-06-25T11:00:00Z">
        <w:r w:rsidRPr="00E270C1">
          <w:rPr>
            <w:rFonts w:ascii="Times New Roman" w:hAnsi="Times New Roman" w:cs="Times New Roman"/>
          </w:rPr>
          <w:t xml:space="preserve">Among the emerging mechanisms implicated in AD, the oral microbiome has attracted attention because it </w:t>
        </w:r>
      </w:ins>
      <w:ins w:id="105" w:author="RPB" w:date="2026-06-25T11:01:00Z">
        <w:r>
          <w:rPr>
            <w:rFonts w:ascii="Times New Roman" w:hAnsi="Times New Roman" w:cs="Times New Roman"/>
          </w:rPr>
          <w:t xml:space="preserve">is </w:t>
        </w:r>
      </w:ins>
      <w:ins w:id="106" w:author="RPB" w:date="2026-06-25T11:00:00Z">
        <w:r w:rsidRPr="00E270C1">
          <w:rPr>
            <w:rFonts w:ascii="Times New Roman" w:hAnsi="Times New Roman" w:cs="Times New Roman"/>
          </w:rPr>
          <w:t>a major reservoir of microorganisms capable of influencing systemic inflammation, vascular function, and immune regulation</w:t>
        </w:r>
        <w:r>
          <w:rPr>
            <w:rFonts w:ascii="Times New Roman" w:hAnsi="Times New Roman" w:cs="Times New Roman"/>
          </w:rPr>
          <w:t xml:space="preserve">. </w:t>
        </w:r>
      </w:ins>
      <w:r w:rsidRPr="00137EBA">
        <w:rPr>
          <w:rFonts w:ascii="Times New Roman" w:hAnsi="Times New Roman" w:cs="Times New Roman"/>
        </w:rPr>
        <w:t xml:space="preserve">The human oral microbiome serves as a critical interface between microbial ecology and systemic health, with mounting evidence implicating its dysregulation in neurodegenerative pathogenesis, particularly Alzheimer's disease (AD) (Dominy </w:t>
      </w:r>
      <w:r w:rsidRPr="00137EBA">
        <w:rPr>
          <w:rFonts w:ascii="Times New Roman" w:hAnsi="Times New Roman" w:cs="Times New Roman"/>
          <w:i/>
        </w:rPr>
        <w:t>et al.</w:t>
      </w:r>
      <w:r w:rsidRPr="00137EBA">
        <w:rPr>
          <w:rFonts w:ascii="Times New Roman" w:hAnsi="Times New Roman" w:cs="Times New Roman"/>
        </w:rPr>
        <w:t xml:space="preserve">, 2019; Olsen &amp; Singhrao, 2019). This complex microbial community maintains dynamic equilibrium through sophisticated ecological networks that profoundly influence host immune surveillance, metabolic homeostasis, and neuroinflammatory cascades (Zhu </w:t>
      </w:r>
      <w:r w:rsidRPr="00137EBA">
        <w:rPr>
          <w:rFonts w:ascii="Times New Roman" w:hAnsi="Times New Roman" w:cs="Times New Roman"/>
          <w:i/>
        </w:rPr>
        <w:t>et al.</w:t>
      </w:r>
      <w:r w:rsidRPr="00137EBA">
        <w:rPr>
          <w:rFonts w:ascii="Times New Roman" w:hAnsi="Times New Roman" w:cs="Times New Roman"/>
        </w:rPr>
        <w:t xml:space="preserve">, 2025; Kilian </w:t>
      </w:r>
      <w:r w:rsidRPr="00137EBA">
        <w:rPr>
          <w:rFonts w:ascii="Times New Roman" w:hAnsi="Times New Roman" w:cs="Times New Roman"/>
          <w:i/>
        </w:rPr>
        <w:t>et al.</w:t>
      </w:r>
      <w:r w:rsidRPr="00137EBA">
        <w:rPr>
          <w:rFonts w:ascii="Times New Roman" w:hAnsi="Times New Roman" w:cs="Times New Roman"/>
        </w:rPr>
        <w:t xml:space="preserve">, 2016; Long </w:t>
      </w:r>
      <w:r w:rsidRPr="00137EBA">
        <w:rPr>
          <w:rFonts w:ascii="Times New Roman" w:hAnsi="Times New Roman" w:cs="Times New Roman"/>
          <w:i/>
        </w:rPr>
        <w:t>et al.</w:t>
      </w:r>
      <w:r w:rsidRPr="00137EBA">
        <w:rPr>
          <w:rFonts w:ascii="Times New Roman" w:hAnsi="Times New Roman" w:cs="Times New Roman"/>
        </w:rPr>
        <w:t>, 2022</w:t>
      </w:r>
      <w:del w:id="107" w:author="RPB" w:date="2026-06-25T11:02:00Z">
        <w:r w:rsidRPr="00137EBA" w:rsidDel="00E270C1">
          <w:rPr>
            <w:rFonts w:ascii="Times New Roman" w:hAnsi="Times New Roman" w:cs="Times New Roman"/>
          </w:rPr>
          <w:delText>b</w:delText>
        </w:r>
      </w:del>
      <w:r w:rsidRPr="00137EBA">
        <w:rPr>
          <w:rFonts w:ascii="Times New Roman" w:hAnsi="Times New Roman" w:cs="Times New Roman"/>
        </w:rPr>
        <w:t>). Disruption of these microbiome-host interactions</w:t>
      </w:r>
      <w:ins w:id="108" w:author="RPB" w:date="2026-06-25T11:02:00Z">
        <w:r>
          <w:rPr>
            <w:rFonts w:ascii="Times New Roman" w:hAnsi="Times New Roman" w:cs="Times New Roman"/>
          </w:rPr>
          <w:t xml:space="preserve">, </w:t>
        </w:r>
      </w:ins>
      <w:del w:id="109" w:author="RPB" w:date="2026-06-25T11:02:00Z">
        <w:r w:rsidR="00BF5448" w:rsidDel="00E270C1">
          <w:rPr>
            <w:rFonts w:ascii="Times New Roman" w:hAnsi="Times New Roman" w:cs="Times New Roman"/>
          </w:rPr>
          <w:delText xml:space="preserve"> - </w:delText>
        </w:r>
      </w:del>
      <w:r w:rsidRPr="00137EBA">
        <w:rPr>
          <w:rFonts w:ascii="Times New Roman" w:hAnsi="Times New Roman" w:cs="Times New Roman"/>
        </w:rPr>
        <w:t>collectively termed dysbiosis</w:t>
      </w:r>
      <w:ins w:id="110" w:author="RPB" w:date="2026-06-25T11:02:00Z">
        <w:r>
          <w:rPr>
            <w:rFonts w:ascii="Times New Roman" w:hAnsi="Times New Roman" w:cs="Times New Roman"/>
          </w:rPr>
          <w:t>,</w:t>
        </w:r>
      </w:ins>
      <w:del w:id="111" w:author="RPB" w:date="2026-06-25T11:02:00Z">
        <w:r w:rsidR="00BF5448" w:rsidDel="00E270C1">
          <w:rPr>
            <w:rFonts w:ascii="Times New Roman" w:hAnsi="Times New Roman" w:cs="Times New Roman"/>
          </w:rPr>
          <w:delText xml:space="preserve"> -</w:delText>
        </w:r>
      </w:del>
      <w:r w:rsidR="00BF5448">
        <w:rPr>
          <w:rFonts w:ascii="Times New Roman" w:hAnsi="Times New Roman" w:cs="Times New Roman"/>
        </w:rPr>
        <w:t xml:space="preserve"> </w:t>
      </w:r>
      <w:r w:rsidRPr="00137EBA">
        <w:rPr>
          <w:rFonts w:ascii="Times New Roman" w:hAnsi="Times New Roman" w:cs="Times New Roman"/>
        </w:rPr>
        <w:t xml:space="preserve">can trigger pathological inflammatory responses and </w:t>
      </w:r>
      <w:ins w:id="112" w:author="RPB" w:date="2026-06-25T11:02:00Z">
        <w:r>
          <w:rPr>
            <w:rFonts w:ascii="Times New Roman" w:hAnsi="Times New Roman" w:cs="Times New Roman"/>
          </w:rPr>
          <w:t xml:space="preserve">that </w:t>
        </w:r>
      </w:ins>
      <w:r w:rsidRPr="00137EBA">
        <w:rPr>
          <w:rFonts w:ascii="Times New Roman" w:hAnsi="Times New Roman" w:cs="Times New Roman"/>
        </w:rPr>
        <w:t>compromise blood-brain barrier integrity</w:t>
      </w:r>
      <w:ins w:id="113" w:author="RPB" w:date="2026-06-25T11:02:00Z">
        <w:r>
          <w:rPr>
            <w:rFonts w:ascii="Times New Roman" w:hAnsi="Times New Roman" w:cs="Times New Roman"/>
          </w:rPr>
          <w:t xml:space="preserve"> and</w:t>
        </w:r>
      </w:ins>
      <w:del w:id="114" w:author="RPB" w:date="2026-06-25T11:02:00Z">
        <w:r w:rsidRPr="00137EBA" w:rsidDel="00E270C1">
          <w:rPr>
            <w:rFonts w:ascii="Times New Roman" w:hAnsi="Times New Roman" w:cs="Times New Roman"/>
          </w:rPr>
          <w:delText>,</w:delText>
        </w:r>
      </w:del>
      <w:r w:rsidRPr="00137EBA">
        <w:rPr>
          <w:rFonts w:ascii="Times New Roman" w:hAnsi="Times New Roman" w:cs="Times New Roman"/>
        </w:rPr>
        <w:t xml:space="preserve"> establish</w:t>
      </w:r>
      <w:del w:id="115" w:author="RPB" w:date="2026-06-25T11:02:00Z">
        <w:r w:rsidRPr="00137EBA" w:rsidDel="00E270C1">
          <w:rPr>
            <w:rFonts w:ascii="Times New Roman" w:hAnsi="Times New Roman" w:cs="Times New Roman"/>
          </w:rPr>
          <w:delText>ing</w:delText>
        </w:r>
      </w:del>
      <w:r w:rsidRPr="00137EBA">
        <w:rPr>
          <w:rFonts w:ascii="Times New Roman" w:hAnsi="Times New Roman" w:cs="Times New Roman"/>
        </w:rPr>
        <w:t xml:space="preserve"> potential conduits for neurodegeneration (Olsen &amp; Singhrao, 2019; Dominy </w:t>
      </w:r>
      <w:r w:rsidRPr="00137EBA">
        <w:rPr>
          <w:rFonts w:ascii="Times New Roman" w:hAnsi="Times New Roman" w:cs="Times New Roman"/>
          <w:i/>
        </w:rPr>
        <w:t>et al.</w:t>
      </w:r>
      <w:r w:rsidRPr="00137EBA">
        <w:rPr>
          <w:rFonts w:ascii="Times New Roman" w:hAnsi="Times New Roman" w:cs="Times New Roman"/>
        </w:rPr>
        <w:t>, 2019).</w:t>
      </w:r>
    </w:p>
    <w:p w14:paraId="2816480A" w14:textId="0C14C16B"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While high-resolution sequencing technologies and advanced computational frameworks have revolutionized microbial community interrogation (Callahan </w:t>
      </w:r>
      <w:r w:rsidRPr="00137EBA">
        <w:rPr>
          <w:rFonts w:ascii="Times New Roman" w:hAnsi="Times New Roman" w:cs="Times New Roman"/>
          <w:i/>
        </w:rPr>
        <w:t>et al.</w:t>
      </w:r>
      <w:r w:rsidRPr="00137EBA">
        <w:rPr>
          <w:rFonts w:ascii="Times New Roman" w:hAnsi="Times New Roman" w:cs="Times New Roman"/>
        </w:rPr>
        <w:t xml:space="preserve">, 2016; Douglas </w:t>
      </w:r>
      <w:r w:rsidRPr="00137EBA">
        <w:rPr>
          <w:rFonts w:ascii="Times New Roman" w:hAnsi="Times New Roman" w:cs="Times New Roman"/>
          <w:i/>
        </w:rPr>
        <w:t>et al.</w:t>
      </w:r>
      <w:r w:rsidRPr="00137EBA">
        <w:rPr>
          <w:rFonts w:ascii="Times New Roman" w:hAnsi="Times New Roman" w:cs="Times New Roman"/>
        </w:rPr>
        <w:t xml:space="preserve">, 2020; Caspi </w:t>
      </w:r>
      <w:r w:rsidRPr="00137EBA">
        <w:rPr>
          <w:rFonts w:ascii="Times New Roman" w:hAnsi="Times New Roman" w:cs="Times New Roman"/>
          <w:i/>
        </w:rPr>
        <w:t>et al.</w:t>
      </w:r>
      <w:r w:rsidRPr="00137EBA">
        <w:rPr>
          <w:rFonts w:ascii="Times New Roman" w:hAnsi="Times New Roman" w:cs="Times New Roman"/>
        </w:rPr>
        <w:t xml:space="preserve">, 2020), existing studies investigating oral microbiome alterations in AD remain limited in scope. Most prior work </w:t>
      </w:r>
      <w:del w:id="116" w:author="RPB" w:date="2026-06-25T11:06:00Z">
        <w:r w:rsidRPr="00137EBA" w:rsidDel="00E270C1">
          <w:rPr>
            <w:rFonts w:ascii="Times New Roman" w:hAnsi="Times New Roman" w:cs="Times New Roman"/>
          </w:rPr>
          <w:delText xml:space="preserve">has </w:delText>
        </w:r>
      </w:del>
      <w:r w:rsidRPr="00137EBA">
        <w:rPr>
          <w:rFonts w:ascii="Times New Roman" w:hAnsi="Times New Roman" w:cs="Times New Roman"/>
        </w:rPr>
        <w:t xml:space="preserve">focused solely on taxonomic characterization without integrating ecological metrics, predicted functional profiling, or </w:t>
      </w:r>
      <w:ins w:id="117" w:author="RPB" w:date="2026-06-25T11:06:00Z">
        <w:r w:rsidR="00E270C1">
          <w:rPr>
            <w:rFonts w:ascii="Times New Roman" w:hAnsi="Times New Roman" w:cs="Times New Roman"/>
          </w:rPr>
          <w:t xml:space="preserve">using </w:t>
        </w:r>
      </w:ins>
      <w:r w:rsidRPr="00137EBA">
        <w:rPr>
          <w:rFonts w:ascii="Times New Roman" w:hAnsi="Times New Roman" w:cs="Times New Roman"/>
        </w:rPr>
        <w:t xml:space="preserve">machine learning approaches to establish mechanistic links between oral dysbiosis and AD pathology. </w:t>
      </w:r>
      <w:ins w:id="118" w:author="RPB" w:date="2026-06-25T11:06:00Z">
        <w:r w:rsidR="00E270C1" w:rsidRPr="00E270C1">
          <w:rPr>
            <w:rFonts w:ascii="Times New Roman" w:hAnsi="Times New Roman" w:cs="Times New Roman"/>
          </w:rPr>
          <w:t xml:space="preserve">Furthermore, </w:t>
        </w:r>
      </w:ins>
      <w:ins w:id="119" w:author="RPB" w:date="2026-06-25T11:08:00Z">
        <w:r w:rsidR="00E270C1">
          <w:rPr>
            <w:rFonts w:ascii="Times New Roman" w:hAnsi="Times New Roman" w:cs="Times New Roman"/>
          </w:rPr>
          <w:t xml:space="preserve">there is </w:t>
        </w:r>
      </w:ins>
      <w:ins w:id="120" w:author="RPB" w:date="2026-06-25T11:06:00Z">
        <w:r w:rsidR="00E270C1" w:rsidRPr="00E270C1">
          <w:rPr>
            <w:rFonts w:ascii="Times New Roman" w:hAnsi="Times New Roman" w:cs="Times New Roman"/>
          </w:rPr>
          <w:lastRenderedPageBreak/>
          <w:t xml:space="preserve">considerable heterogeneity across published studies </w:t>
        </w:r>
      </w:ins>
      <w:ins w:id="121" w:author="RPB" w:date="2026-06-25T11:09:00Z">
        <w:r w:rsidR="00E270C1">
          <w:rPr>
            <w:rFonts w:ascii="Times New Roman" w:hAnsi="Times New Roman" w:cs="Times New Roman"/>
          </w:rPr>
          <w:t>due</w:t>
        </w:r>
      </w:ins>
      <w:ins w:id="122" w:author="RPB" w:date="2026-06-25T11:06:00Z">
        <w:r w:rsidR="00E270C1" w:rsidRPr="00E270C1">
          <w:rPr>
            <w:rFonts w:ascii="Times New Roman" w:hAnsi="Times New Roman" w:cs="Times New Roman"/>
          </w:rPr>
          <w:t xml:space="preserve"> to differences in sequencing platforms, analytical pipelines</w:t>
        </w:r>
      </w:ins>
      <w:ins w:id="123" w:author="RPB" w:date="2026-06-25T11:09:00Z">
        <w:r w:rsidR="00E270C1">
          <w:rPr>
            <w:rFonts w:ascii="Times New Roman" w:hAnsi="Times New Roman" w:cs="Times New Roman"/>
          </w:rPr>
          <w:t xml:space="preserve"> and</w:t>
        </w:r>
      </w:ins>
      <w:ins w:id="124" w:author="RPB" w:date="2026-06-25T11:06:00Z">
        <w:r w:rsidR="00E270C1" w:rsidRPr="00E270C1">
          <w:rPr>
            <w:rFonts w:ascii="Times New Roman" w:hAnsi="Times New Roman" w:cs="Times New Roman"/>
          </w:rPr>
          <w:t xml:space="preserve"> cohort characteristics</w:t>
        </w:r>
      </w:ins>
      <w:ins w:id="125" w:author="RPB" w:date="2026-06-25T11:09:00Z">
        <w:r w:rsidR="00E270C1">
          <w:rPr>
            <w:rFonts w:ascii="Times New Roman" w:hAnsi="Times New Roman" w:cs="Times New Roman"/>
          </w:rPr>
          <w:t xml:space="preserve"> which </w:t>
        </w:r>
      </w:ins>
      <w:ins w:id="126" w:author="RPB" w:date="2026-06-25T11:06:00Z">
        <w:r w:rsidR="00E270C1" w:rsidRPr="00E270C1">
          <w:rPr>
            <w:rFonts w:ascii="Times New Roman" w:hAnsi="Times New Roman" w:cs="Times New Roman"/>
          </w:rPr>
          <w:t>limit</w:t>
        </w:r>
      </w:ins>
      <w:ins w:id="127" w:author="RPB" w:date="2026-06-25T11:09:00Z">
        <w:r w:rsidR="00E270C1">
          <w:rPr>
            <w:rFonts w:ascii="Times New Roman" w:hAnsi="Times New Roman" w:cs="Times New Roman"/>
          </w:rPr>
          <w:t>s</w:t>
        </w:r>
      </w:ins>
      <w:ins w:id="128" w:author="RPB" w:date="2026-06-25T11:06:00Z">
        <w:r w:rsidR="00E270C1" w:rsidRPr="00E270C1">
          <w:rPr>
            <w:rFonts w:ascii="Times New Roman" w:hAnsi="Times New Roman" w:cs="Times New Roman"/>
          </w:rPr>
          <w:t xml:space="preserve"> reproducibility and biological interpretation</w:t>
        </w:r>
        <w:r w:rsidR="00E270C1">
          <w:rPr>
            <w:rFonts w:ascii="Times New Roman" w:hAnsi="Times New Roman" w:cs="Times New Roman"/>
          </w:rPr>
          <w:t xml:space="preserve">, </w:t>
        </w:r>
      </w:ins>
      <w:del w:id="129" w:author="RPB" w:date="2026-06-25T11:06:00Z">
        <w:r w:rsidRPr="00137EBA" w:rsidDel="00E270C1">
          <w:rPr>
            <w:rFonts w:ascii="Times New Roman" w:hAnsi="Times New Roman" w:cs="Times New Roman"/>
          </w:rPr>
          <w:delText>Furthermore</w:delText>
        </w:r>
      </w:del>
      <w:ins w:id="130" w:author="RPB" w:date="2026-06-25T11:06:00Z">
        <w:r w:rsidR="00E270C1">
          <w:rPr>
            <w:rFonts w:ascii="Times New Roman" w:hAnsi="Times New Roman" w:cs="Times New Roman"/>
          </w:rPr>
          <w:t>Again</w:t>
        </w:r>
      </w:ins>
      <w:r w:rsidRPr="00137EBA">
        <w:rPr>
          <w:rFonts w:ascii="Times New Roman" w:hAnsi="Times New Roman" w:cs="Times New Roman"/>
        </w:rPr>
        <w:t>, few studies have employed compositionally appropriate statistical methods or validated findings across multiple analytical modalities.</w:t>
      </w:r>
    </w:p>
    <w:p w14:paraId="5F68008D" w14:textId="5E3850E8" w:rsidR="00424F82" w:rsidRDefault="00424F82" w:rsidP="00137EBA">
      <w:pPr>
        <w:pStyle w:val="BodyText"/>
        <w:spacing w:line="360" w:lineRule="auto"/>
        <w:jc w:val="both"/>
        <w:rPr>
          <w:ins w:id="131" w:author="RPB" w:date="2026-06-25T11:30:00Z"/>
          <w:rFonts w:ascii="Times New Roman" w:hAnsi="Times New Roman" w:cs="Times New Roman"/>
        </w:rPr>
      </w:pPr>
      <w:ins w:id="132" w:author="RPB" w:date="2026-06-25T11:30:00Z">
        <w:r w:rsidRPr="00424F82">
          <w:rPr>
            <w:rFonts w:ascii="Times New Roman" w:hAnsi="Times New Roman" w:cs="Times New Roman"/>
          </w:rPr>
          <w:t>To overcome these limitations, we integrated high-resolution ASV inference with compositional data analysis, predicted functional profiling, and machine learning classification. Together, these complementary approaches enable characterization of microbial community structure, inference of metabolic potential, and evaluation of the diagnostic utility of microbiome-derived signatures</w:t>
        </w:r>
      </w:ins>
    </w:p>
    <w:p w14:paraId="79D66CDD" w14:textId="5A0184EA"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Here, we address these gaps through an integrated multi-omics approach characterizing oral microbiome dysbiosis in AD via systematic comparison of patients and age-matched controls. Our novel analytical framework combines high-resolution amplicon sequence variant (ASV) inference, compositional statistical analysis using ANCOM-BC2 with centered log-ratio (CLR) transformation, predicted functional profiling via PICRUSt2, and supervised machine learning classification. T</w:t>
      </w:r>
      <w:ins w:id="133" w:author="RPB" w:date="2026-06-25T11:31:00Z">
        <w:r w:rsidR="00424F82">
          <w:rPr>
            <w:rFonts w:ascii="Times New Roman" w:hAnsi="Times New Roman" w:cs="Times New Roman"/>
          </w:rPr>
          <w:t xml:space="preserve">ogether, these </w:t>
        </w:r>
      </w:ins>
      <w:del w:id="134" w:author="RPB" w:date="2026-06-25T11:31:00Z">
        <w:r w:rsidRPr="00137EBA" w:rsidDel="00424F82">
          <w:rPr>
            <w:rFonts w:ascii="Times New Roman" w:hAnsi="Times New Roman" w:cs="Times New Roman"/>
          </w:rPr>
          <w:delText>his</w:delText>
        </w:r>
      </w:del>
      <w:r w:rsidRPr="00137EBA">
        <w:rPr>
          <w:rFonts w:ascii="Times New Roman" w:hAnsi="Times New Roman" w:cs="Times New Roman"/>
        </w:rPr>
        <w:t xml:space="preserve"> </w:t>
      </w:r>
      <w:del w:id="135" w:author="RPB" w:date="2026-06-25T11:31:00Z">
        <w:r w:rsidRPr="00137EBA" w:rsidDel="00424F82">
          <w:rPr>
            <w:rFonts w:ascii="Times New Roman" w:hAnsi="Times New Roman" w:cs="Times New Roman"/>
          </w:rPr>
          <w:delText xml:space="preserve">comprehensive </w:delText>
        </w:r>
      </w:del>
      <w:ins w:id="136" w:author="RPB" w:date="2026-06-25T11:31:00Z">
        <w:r w:rsidR="00424F82">
          <w:rPr>
            <w:rFonts w:ascii="Times New Roman" w:hAnsi="Times New Roman" w:cs="Times New Roman"/>
          </w:rPr>
          <w:t>complementary</w:t>
        </w:r>
        <w:r w:rsidR="00424F82" w:rsidRPr="00137EBA">
          <w:rPr>
            <w:rFonts w:ascii="Times New Roman" w:hAnsi="Times New Roman" w:cs="Times New Roman"/>
          </w:rPr>
          <w:t xml:space="preserve"> </w:t>
        </w:r>
      </w:ins>
      <w:r w:rsidRPr="00137EBA">
        <w:rPr>
          <w:rFonts w:ascii="Times New Roman" w:hAnsi="Times New Roman" w:cs="Times New Roman"/>
        </w:rPr>
        <w:t>strateg</w:t>
      </w:r>
      <w:ins w:id="137" w:author="RPB" w:date="2026-06-25T11:31:00Z">
        <w:r w:rsidR="00424F82">
          <w:rPr>
            <w:rFonts w:ascii="Times New Roman" w:hAnsi="Times New Roman" w:cs="Times New Roman"/>
          </w:rPr>
          <w:t>ies</w:t>
        </w:r>
      </w:ins>
      <w:del w:id="138" w:author="RPB" w:date="2026-06-25T11:31:00Z">
        <w:r w:rsidRPr="00137EBA" w:rsidDel="00424F82">
          <w:rPr>
            <w:rFonts w:ascii="Times New Roman" w:hAnsi="Times New Roman" w:cs="Times New Roman"/>
          </w:rPr>
          <w:delText>y</w:delText>
        </w:r>
      </w:del>
      <w:r w:rsidRPr="00137EBA">
        <w:rPr>
          <w:rFonts w:ascii="Times New Roman" w:hAnsi="Times New Roman" w:cs="Times New Roman"/>
        </w:rPr>
        <w:t xml:space="preserve"> moves beyond simple correlation to establish mechanistic hypotheses regarding microbiome-host interactions in AD while identifying clinically translatable microbiome-derived biomarkers for neurodegenerative disease detection and monitoring.</w:t>
      </w:r>
      <w:ins w:id="139" w:author="RPB" w:date="2026-06-25T11:34:00Z">
        <w:r w:rsidR="00424F82">
          <w:rPr>
            <w:rFonts w:ascii="Times New Roman" w:hAnsi="Times New Roman" w:cs="Times New Roman"/>
          </w:rPr>
          <w:t xml:space="preserve"> Our </w:t>
        </w:r>
        <w:r w:rsidR="00424F82" w:rsidRPr="00424F82">
          <w:rPr>
            <w:rFonts w:ascii="Times New Roman" w:hAnsi="Times New Roman" w:cs="Times New Roman"/>
          </w:rPr>
          <w:t>approach enable</w:t>
        </w:r>
      </w:ins>
      <w:ins w:id="140" w:author="RPB" w:date="2026-06-25T11:37:00Z">
        <w:r w:rsidR="00424F82">
          <w:rPr>
            <w:rFonts w:ascii="Times New Roman" w:hAnsi="Times New Roman" w:cs="Times New Roman"/>
          </w:rPr>
          <w:t>s</w:t>
        </w:r>
      </w:ins>
      <w:ins w:id="141" w:author="RPB" w:date="2026-06-25T11:34:00Z">
        <w:r w:rsidR="00424F82" w:rsidRPr="00424F82">
          <w:rPr>
            <w:rFonts w:ascii="Times New Roman" w:hAnsi="Times New Roman" w:cs="Times New Roman"/>
          </w:rPr>
          <w:t xml:space="preserve"> characterization of microbial community structure, inference of metabolic potential, and evaluation of the diagnostic utility of microbiome-derived signatures</w:t>
        </w:r>
        <w:r w:rsidR="00424F82">
          <w:rPr>
            <w:rFonts w:ascii="Times New Roman" w:hAnsi="Times New Roman" w:cs="Times New Roman"/>
          </w:rPr>
          <w:t>.</w:t>
        </w:r>
      </w:ins>
    </w:p>
    <w:p w14:paraId="65DB91DE" w14:textId="299B197C" w:rsidR="00430B97"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1AD991A1" w14:textId="77777777" w:rsidR="00430B97" w:rsidRPr="00137EBA" w:rsidRDefault="00430B97" w:rsidP="00430B97">
      <w:pPr>
        <w:pStyle w:val="BodyText"/>
        <w:spacing w:line="276" w:lineRule="auto"/>
        <w:jc w:val="both"/>
        <w:rPr>
          <w:rFonts w:ascii="Times New Roman" w:hAnsi="Times New Roman" w:cs="Times New Roman"/>
        </w:rPr>
      </w:pPr>
    </w:p>
    <w:p w14:paraId="5D79CA0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METHODS</w:t>
      </w:r>
    </w:p>
    <w:p w14:paraId="2448031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29C3DCB4" wp14:editId="6B52B7DC">
            <wp:extent cx="5943233" cy="4586991"/>
            <wp:effectExtent l="0" t="0" r="0" b="0"/>
            <wp:docPr id="10" name="Picture" descr="Figure 1"/>
            <wp:cNvGraphicFramePr/>
            <a:graphic xmlns:a="http://schemas.openxmlformats.org/drawingml/2006/main">
              <a:graphicData uri="http://schemas.openxmlformats.org/drawingml/2006/picture">
                <pic:pic xmlns:pic="http://schemas.openxmlformats.org/drawingml/2006/picture">
                  <pic:nvPicPr>
                    <pic:cNvPr id="11" name="Picture" descr="Fig.%201.jpg"/>
                    <pic:cNvPicPr>
                      <a:picLocks noChangeAspect="1" noChangeArrowheads="1"/>
                    </pic:cNvPicPr>
                  </pic:nvPicPr>
                  <pic:blipFill>
                    <a:blip r:embed="rId5"/>
                    <a:stretch>
                      <a:fillRect/>
                    </a:stretch>
                  </pic:blipFill>
                  <pic:spPr bwMode="auto">
                    <a:xfrm>
                      <a:off x="0" y="0"/>
                      <a:ext cx="5979725" cy="4615155"/>
                    </a:xfrm>
                    <a:prstGeom prst="rect">
                      <a:avLst/>
                    </a:prstGeom>
                    <a:noFill/>
                    <a:ln w="9525">
                      <a:noFill/>
                      <a:headEnd/>
                      <a:tailEnd/>
                    </a:ln>
                  </pic:spPr>
                </pic:pic>
              </a:graphicData>
            </a:graphic>
          </wp:inline>
        </w:drawing>
      </w:r>
    </w:p>
    <w:p w14:paraId="79AAC0E6"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Fig. 1</w:t>
      </w:r>
      <w:r w:rsidRPr="00137EBA">
        <w:rPr>
          <w:rFonts w:ascii="Times New Roman" w:hAnsi="Times New Roman" w:cs="Times New Roman"/>
        </w:rPr>
        <w:t>: Schematic overview of the bioinformatics analysis pipeline.</w:t>
      </w:r>
    </w:p>
    <w:p w14:paraId="26B71EF5" w14:textId="26DF8616" w:rsidR="0071566F" w:rsidRPr="00137EBA" w:rsidRDefault="0071566F" w:rsidP="00D46FDE">
      <w:pPr>
        <w:pStyle w:val="BodyText"/>
        <w:spacing w:line="276" w:lineRule="auto"/>
        <w:rPr>
          <w:rFonts w:ascii="Times New Roman" w:hAnsi="Times New Roman" w:cs="Times New Roman"/>
        </w:rPr>
      </w:pPr>
    </w:p>
    <w:p w14:paraId="5A2B69F4"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Design and Data Acquisition</w:t>
      </w:r>
    </w:p>
    <w:p w14:paraId="65B78D2B" w14:textId="3E2D60AC" w:rsidR="00D46FDE"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 total of 99 participants (45 AD cases, 54 controls) were enrolled. Oral microbiome composition was investigated using Illumina 16S rRNA sequencing (BioProject PRJNA770746). Raw data and metadata were obtained from the NCBI Sequence Read Archive (Table 1). Of these, 21 participants were excluded from fecal analysis due to insufficient sequencing depth or failed quality control. The complete analytical workflow, including all scripts and execution instructions, is publicly available (https://github.com/ejtettevi/ad_oral_microbiome). All computational analyses were performed using Python (v3.10) and R (v4.3.0).</w:t>
      </w:r>
    </w:p>
    <w:p w14:paraId="6710F422" w14:textId="77777777" w:rsidR="00D46FDE" w:rsidRPr="00137EBA" w:rsidRDefault="00D46FDE" w:rsidP="00D46FDE">
      <w:pPr>
        <w:pStyle w:val="BodyText"/>
        <w:spacing w:line="276" w:lineRule="auto"/>
        <w:rPr>
          <w:rFonts w:ascii="Times New Roman" w:hAnsi="Times New Roman" w:cs="Times New Roman"/>
          <w:b/>
          <w:bCs/>
        </w:rPr>
      </w:pPr>
    </w:p>
    <w:p w14:paraId="048B2F47" w14:textId="4DAFA9C6"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lastRenderedPageBreak/>
        <w:t xml:space="preserve">Table 1: </w:t>
      </w:r>
      <w:r w:rsidRPr="00137EBA">
        <w:rPr>
          <w:rFonts w:ascii="Times New Roman" w:hAnsi="Times New Roman" w:cs="Times New Roman"/>
        </w:rPr>
        <w:t>Demographic Profiles and Sequence Run Inclusions/Exclusions for Oral and Fecal Micro-niches.</w:t>
      </w:r>
    </w:p>
    <w:tbl>
      <w:tblPr>
        <w:tblStyle w:val="PlainTable1"/>
        <w:tblW w:w="9747" w:type="dxa"/>
        <w:jc w:val="center"/>
        <w:tblLook w:val="0020" w:firstRow="1" w:lastRow="0" w:firstColumn="0" w:lastColumn="0" w:noHBand="0" w:noVBand="0"/>
      </w:tblPr>
      <w:tblGrid>
        <w:gridCol w:w="980"/>
        <w:gridCol w:w="1164"/>
        <w:gridCol w:w="1103"/>
        <w:gridCol w:w="477"/>
        <w:gridCol w:w="1502"/>
        <w:gridCol w:w="1415"/>
        <w:gridCol w:w="1574"/>
        <w:gridCol w:w="1532"/>
      </w:tblGrid>
      <w:tr w:rsidR="0071566F" w:rsidRPr="00137EBA" w14:paraId="5779E600" w14:textId="77777777" w:rsidTr="00E652AE">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Align w:val="center"/>
          </w:tcPr>
          <w:p w14:paraId="6AA16AF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Sample Type</w:t>
            </w:r>
          </w:p>
        </w:tc>
        <w:tc>
          <w:tcPr>
            <w:tcW w:w="1142" w:type="dxa"/>
            <w:vAlign w:val="center"/>
          </w:tcPr>
          <w:p w14:paraId="4D908993"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Inclusion Status</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CFAA71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Group</w:t>
            </w:r>
          </w:p>
        </w:tc>
        <w:tc>
          <w:tcPr>
            <w:tcW w:w="477" w:type="dxa"/>
            <w:vAlign w:val="center"/>
          </w:tcPr>
          <w:p w14:paraId="76E808C5" w14:textId="77777777"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N</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257C596" w14:textId="2098406F"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Age</w:t>
            </w:r>
          </w:p>
          <w:p w14:paraId="3EA5665A" w14:textId="17D2857D"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418" w:type="dxa"/>
            <w:vAlign w:val="center"/>
          </w:tcPr>
          <w:p w14:paraId="753C86B4" w14:textId="0BEC9C06" w:rsidR="00E652AE"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Sex</w:t>
            </w:r>
          </w:p>
          <w:p w14:paraId="6A545D0A" w14:textId="3961BA80"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 Female)</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1B74934" w14:textId="0F2A406A" w:rsidR="00E652AE" w:rsidRPr="00137EBA" w:rsidRDefault="00000000" w:rsidP="00E652AE">
            <w:pPr>
              <w:pStyle w:val="Compact"/>
              <w:spacing w:line="276" w:lineRule="auto"/>
              <w:jc w:val="center"/>
              <w:rPr>
                <w:rFonts w:ascii="Times New Roman" w:hAnsi="Times New Roman" w:cs="Times New Roman"/>
                <w:b w:val="0"/>
                <w:bCs w:val="0"/>
              </w:rPr>
            </w:pPr>
            <w:r w:rsidRPr="00137EBA">
              <w:rPr>
                <w:rFonts w:ascii="Times New Roman" w:hAnsi="Times New Roman" w:cs="Times New Roman"/>
              </w:rPr>
              <w:t>BMI</w:t>
            </w:r>
          </w:p>
          <w:p w14:paraId="41823A60" w14:textId="4435096C"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(Mean ± SD)</w:t>
            </w:r>
          </w:p>
        </w:tc>
        <w:tc>
          <w:tcPr>
            <w:tcW w:w="1538" w:type="dxa"/>
            <w:vAlign w:val="center"/>
          </w:tcPr>
          <w:p w14:paraId="62B0FDE6" w14:textId="62F5D8C1" w:rsidR="00E652AE"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137EBA">
              <w:rPr>
                <w:rFonts w:ascii="Times New Roman" w:hAnsi="Times New Roman" w:cs="Times New Roman"/>
              </w:rPr>
              <w:t>MoCA</w:t>
            </w:r>
          </w:p>
          <w:p w14:paraId="3C064460" w14:textId="2F8028FB" w:rsidR="0071566F" w:rsidRPr="00137EBA" w:rsidRDefault="00000000" w:rsidP="00E652AE">
            <w:pPr>
              <w:pStyle w:val="Compact"/>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(Mean ± SD)</w:t>
            </w:r>
          </w:p>
        </w:tc>
      </w:tr>
      <w:tr w:rsidR="0071566F" w:rsidRPr="00137EBA" w14:paraId="03225C55"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7A7960A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Oral swab</w:t>
            </w:r>
          </w:p>
        </w:tc>
        <w:tc>
          <w:tcPr>
            <w:tcW w:w="1142" w:type="dxa"/>
            <w:vMerge w:val="restart"/>
            <w:vAlign w:val="center"/>
          </w:tcPr>
          <w:p w14:paraId="1D7D813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Included (n = 98)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72D21A2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0143275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848D2CE"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69.8 ± 6.1</w:t>
            </w:r>
          </w:p>
        </w:tc>
        <w:tc>
          <w:tcPr>
            <w:tcW w:w="1418" w:type="dxa"/>
            <w:vAlign w:val="center"/>
          </w:tcPr>
          <w:p w14:paraId="6CCBE407"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32.1%</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4F7D8E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28.16 ± 6.20</w:t>
            </w:r>
          </w:p>
        </w:tc>
        <w:tc>
          <w:tcPr>
            <w:tcW w:w="1538" w:type="dxa"/>
            <w:vAlign w:val="center"/>
          </w:tcPr>
          <w:p w14:paraId="13496E8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26.5 ± 2.2</w:t>
            </w:r>
          </w:p>
        </w:tc>
      </w:tr>
      <w:tr w:rsidR="0071566F" w:rsidRPr="00137EBA" w14:paraId="3B957D3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83CE53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33319179" w14:textId="77777777" w:rsidR="0071566F" w:rsidRPr="00137EBA" w:rsidRDefault="0071566F" w:rsidP="00E652AE">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FA6A56D" w14:textId="25253CB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725119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45</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42113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71.4 ± 8.2</w:t>
            </w:r>
          </w:p>
        </w:tc>
        <w:tc>
          <w:tcPr>
            <w:tcW w:w="1418" w:type="dxa"/>
            <w:vAlign w:val="center"/>
          </w:tcPr>
          <w:p w14:paraId="7407CE7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33.3%</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6A8855A3"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25.53 ± 3.79</w:t>
            </w:r>
          </w:p>
        </w:tc>
        <w:tc>
          <w:tcPr>
            <w:tcW w:w="1538" w:type="dxa"/>
            <w:vAlign w:val="center"/>
          </w:tcPr>
          <w:p w14:paraId="0B4A471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16.8 ± 5.8</w:t>
            </w:r>
          </w:p>
        </w:tc>
      </w:tr>
      <w:tr w:rsidR="0071566F" w:rsidRPr="00137EBA" w14:paraId="59D33607"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70F19499" w14:textId="77777777" w:rsidR="0071566F" w:rsidRPr="00137EBA" w:rsidRDefault="0071566F" w:rsidP="00E652AE">
            <w:pPr>
              <w:spacing w:line="276" w:lineRule="auto"/>
              <w:jc w:val="center"/>
              <w:rPr>
                <w:rFonts w:ascii="Times New Roman" w:hAnsi="Times New Roman" w:cs="Times New Roman"/>
              </w:rPr>
            </w:pPr>
          </w:p>
        </w:tc>
        <w:tc>
          <w:tcPr>
            <w:tcW w:w="1142" w:type="dxa"/>
            <w:vAlign w:val="center"/>
          </w:tcPr>
          <w:p w14:paraId="7EDEA7D1"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ED8EEE4"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2351854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973F16F"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67.0</w:t>
            </w:r>
          </w:p>
        </w:tc>
        <w:tc>
          <w:tcPr>
            <w:tcW w:w="1418" w:type="dxa"/>
            <w:vAlign w:val="center"/>
          </w:tcPr>
          <w:p w14:paraId="4001D89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100.0%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DFB5BC"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35.98</w:t>
            </w:r>
          </w:p>
        </w:tc>
        <w:tc>
          <w:tcPr>
            <w:tcW w:w="1538" w:type="dxa"/>
            <w:vAlign w:val="center"/>
          </w:tcPr>
          <w:p w14:paraId="1E4BB7B4"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30.0</w:t>
            </w:r>
          </w:p>
        </w:tc>
      </w:tr>
      <w:tr w:rsidR="0071566F" w:rsidRPr="00137EBA" w14:paraId="6FEC5E23"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restart"/>
            <w:vAlign w:val="center"/>
          </w:tcPr>
          <w:p w14:paraId="16CC88E1"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Fecal (Gut)</w:t>
            </w:r>
          </w:p>
        </w:tc>
        <w:tc>
          <w:tcPr>
            <w:tcW w:w="1142" w:type="dxa"/>
            <w:vMerge w:val="restart"/>
            <w:vAlign w:val="center"/>
          </w:tcPr>
          <w:p w14:paraId="3FABED84"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Included (n = 78)</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41C3A942"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0A412DAF"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46</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1824AD9"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70.5 ± 5.6</w:t>
            </w:r>
          </w:p>
        </w:tc>
        <w:tc>
          <w:tcPr>
            <w:tcW w:w="1418" w:type="dxa"/>
            <w:vAlign w:val="center"/>
          </w:tcPr>
          <w:p w14:paraId="7E7E2A1D"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49229F1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28.09 ± 6.26</w:t>
            </w:r>
          </w:p>
        </w:tc>
        <w:tc>
          <w:tcPr>
            <w:tcW w:w="1538" w:type="dxa"/>
            <w:vAlign w:val="center"/>
          </w:tcPr>
          <w:p w14:paraId="503DDA4B"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26.3 ± 2.3</w:t>
            </w:r>
          </w:p>
        </w:tc>
      </w:tr>
      <w:tr w:rsidR="0071566F" w:rsidRPr="00137EBA" w14:paraId="194A6851"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9E45E5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29036880"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02CCC1E2" w14:textId="3BDCF1AF"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0436A43E"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32</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3F47874A"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70.3 ± 8.5</w:t>
            </w:r>
          </w:p>
        </w:tc>
        <w:tc>
          <w:tcPr>
            <w:tcW w:w="1418" w:type="dxa"/>
            <w:vAlign w:val="center"/>
          </w:tcPr>
          <w:p w14:paraId="361DE52A"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34.4%</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33ED52CD"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25.32 ± 4.10</w:t>
            </w:r>
          </w:p>
        </w:tc>
        <w:tc>
          <w:tcPr>
            <w:tcW w:w="1538" w:type="dxa"/>
            <w:vAlign w:val="center"/>
          </w:tcPr>
          <w:p w14:paraId="328E5472"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16.4 ± 5.9</w:t>
            </w:r>
          </w:p>
        </w:tc>
      </w:tr>
      <w:tr w:rsidR="0071566F" w:rsidRPr="00137EBA" w14:paraId="27D0D228" w14:textId="77777777" w:rsidTr="00E652AE">
        <w:trPr>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5690A92A" w14:textId="77777777" w:rsidR="0071566F" w:rsidRPr="00137EBA" w:rsidRDefault="0071566F" w:rsidP="00E652AE">
            <w:pPr>
              <w:spacing w:line="276" w:lineRule="auto"/>
              <w:jc w:val="center"/>
              <w:rPr>
                <w:rFonts w:ascii="Times New Roman" w:hAnsi="Times New Roman" w:cs="Times New Roman"/>
              </w:rPr>
            </w:pPr>
          </w:p>
        </w:tc>
        <w:tc>
          <w:tcPr>
            <w:tcW w:w="1142" w:type="dxa"/>
            <w:vMerge w:val="restart"/>
            <w:vAlign w:val="center"/>
          </w:tcPr>
          <w:p w14:paraId="06B6A3E0"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Excluded (n = 21)</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27B98645"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Control</w:t>
            </w:r>
          </w:p>
        </w:tc>
        <w:tc>
          <w:tcPr>
            <w:tcW w:w="477" w:type="dxa"/>
            <w:vAlign w:val="center"/>
          </w:tcPr>
          <w:p w14:paraId="1360B9E5"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8</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00C83BD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65.1 ± 7.2</w:t>
            </w:r>
          </w:p>
        </w:tc>
        <w:tc>
          <w:tcPr>
            <w:tcW w:w="1418" w:type="dxa"/>
            <w:vAlign w:val="center"/>
          </w:tcPr>
          <w:p w14:paraId="1CAC830C"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50.0%</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212C11F8"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29.51 ± 6.34</w:t>
            </w:r>
          </w:p>
        </w:tc>
        <w:tc>
          <w:tcPr>
            <w:tcW w:w="1538" w:type="dxa"/>
            <w:vAlign w:val="center"/>
          </w:tcPr>
          <w:p w14:paraId="32BA1553" w14:textId="77777777" w:rsidR="0071566F" w:rsidRPr="00137EBA" w:rsidRDefault="00000000" w:rsidP="00E652AE">
            <w:pPr>
              <w:pStyle w:val="Compact"/>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28.2 ± 1.4</w:t>
            </w:r>
          </w:p>
        </w:tc>
      </w:tr>
      <w:tr w:rsidR="0071566F" w:rsidRPr="00137EBA" w14:paraId="0525BC8F" w14:textId="77777777" w:rsidTr="00E652AE">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81" w:type="dxa"/>
            <w:vMerge/>
            <w:vAlign w:val="center"/>
          </w:tcPr>
          <w:p w14:paraId="111AFED2" w14:textId="77777777" w:rsidR="0071566F" w:rsidRPr="00137EBA" w:rsidRDefault="0071566F" w:rsidP="00E652AE">
            <w:pPr>
              <w:spacing w:line="276" w:lineRule="auto"/>
              <w:jc w:val="center"/>
              <w:rPr>
                <w:rFonts w:ascii="Times New Roman" w:hAnsi="Times New Roman" w:cs="Times New Roman"/>
              </w:rPr>
            </w:pPr>
          </w:p>
        </w:tc>
        <w:tc>
          <w:tcPr>
            <w:tcW w:w="1142" w:type="dxa"/>
            <w:vMerge/>
            <w:vAlign w:val="center"/>
          </w:tcPr>
          <w:p w14:paraId="53AE758C" w14:textId="77777777" w:rsidR="0071566F" w:rsidRPr="00137EBA" w:rsidRDefault="0071566F" w:rsidP="00E652AE">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66E06758" w14:textId="77750F0B"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Case</w:t>
            </w:r>
          </w:p>
        </w:tc>
        <w:tc>
          <w:tcPr>
            <w:tcW w:w="477" w:type="dxa"/>
            <w:vAlign w:val="center"/>
          </w:tcPr>
          <w:p w14:paraId="49E97748"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13</w:t>
            </w:r>
          </w:p>
        </w:tc>
        <w:tc>
          <w:tcPr>
            <w:cnfStyle w:val="000010000000" w:firstRow="0" w:lastRow="0" w:firstColumn="0" w:lastColumn="0" w:oddVBand="1" w:evenVBand="0" w:oddHBand="0" w:evenHBand="0" w:firstRowFirstColumn="0" w:firstRowLastColumn="0" w:lastRowFirstColumn="0" w:lastRowLastColumn="0"/>
            <w:tcW w:w="1507" w:type="dxa"/>
            <w:vAlign w:val="center"/>
          </w:tcPr>
          <w:p w14:paraId="1C91D69B"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74.0 ± 7.1</w:t>
            </w:r>
          </w:p>
        </w:tc>
        <w:tc>
          <w:tcPr>
            <w:tcW w:w="1418" w:type="dxa"/>
            <w:vAlign w:val="center"/>
          </w:tcPr>
          <w:p w14:paraId="21E2BCCC"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30.8%</w:t>
            </w:r>
          </w:p>
        </w:tc>
        <w:tc>
          <w:tcPr>
            <w:cnfStyle w:val="000010000000" w:firstRow="0" w:lastRow="0" w:firstColumn="0" w:lastColumn="0" w:oddVBand="1" w:evenVBand="0" w:oddHBand="0" w:evenHBand="0" w:firstRowFirstColumn="0" w:firstRowLastColumn="0" w:lastRowFirstColumn="0" w:lastRowLastColumn="0"/>
            <w:tcW w:w="1580" w:type="dxa"/>
            <w:vAlign w:val="center"/>
          </w:tcPr>
          <w:p w14:paraId="12719256" w14:textId="77777777" w:rsidR="0071566F" w:rsidRPr="00137EBA" w:rsidRDefault="00000000" w:rsidP="00E652AE">
            <w:pPr>
              <w:pStyle w:val="Compact"/>
              <w:spacing w:line="276" w:lineRule="auto"/>
              <w:jc w:val="center"/>
              <w:rPr>
                <w:rFonts w:ascii="Times New Roman" w:hAnsi="Times New Roman" w:cs="Times New Roman"/>
              </w:rPr>
            </w:pPr>
            <w:r w:rsidRPr="00137EBA">
              <w:rPr>
                <w:rFonts w:ascii="Times New Roman" w:hAnsi="Times New Roman" w:cs="Times New Roman"/>
              </w:rPr>
              <w:t>26.01 ± 3.04</w:t>
            </w:r>
          </w:p>
        </w:tc>
        <w:tc>
          <w:tcPr>
            <w:tcW w:w="1538" w:type="dxa"/>
            <w:vAlign w:val="center"/>
          </w:tcPr>
          <w:p w14:paraId="2A07B7DF" w14:textId="77777777" w:rsidR="0071566F" w:rsidRPr="00137EBA" w:rsidRDefault="00000000" w:rsidP="00E652AE">
            <w:pPr>
              <w:pStyle w:val="Compact"/>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37EBA">
              <w:rPr>
                <w:rFonts w:ascii="Times New Roman" w:hAnsi="Times New Roman" w:cs="Times New Roman"/>
              </w:rPr>
              <w:t>17.7 ± 5.9</w:t>
            </w:r>
          </w:p>
        </w:tc>
      </w:tr>
    </w:tbl>
    <w:p w14:paraId="654EB61E" w14:textId="7D15C27C" w:rsidR="00E652AE"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Note</w:t>
      </w:r>
      <w:r w:rsidRPr="00E06838">
        <w:rPr>
          <w:rFonts w:ascii="Times New Roman" w:hAnsi="Times New Roman" w:cs="Times New Roman"/>
          <w:b/>
          <w:bCs/>
        </w:rPr>
        <w:t>:</w:t>
      </w:r>
      <w:r w:rsidRPr="00137EBA">
        <w:rPr>
          <w:rFonts w:ascii="Times New Roman" w:hAnsi="Times New Roman" w:cs="Times New Roman"/>
        </w:rPr>
        <w:t xml:space="preserve"> </w:t>
      </w:r>
      <w:r w:rsidRPr="00137EBA">
        <w:rPr>
          <w:rFonts w:ascii="Times New Roman" w:hAnsi="Times New Roman" w:cs="Times New Roman"/>
          <w:i/>
          <w:iCs/>
        </w:rPr>
        <w:t>A complete list of all 198 specific SRR sequencing runs, their demographic metadata, and their detailed exclusion</w:t>
      </w:r>
      <w:r w:rsidR="00E652AE" w:rsidRPr="00137EBA">
        <w:rPr>
          <w:rFonts w:ascii="Times New Roman" w:hAnsi="Times New Roman" w:cs="Times New Roman"/>
          <w:i/>
          <w:iCs/>
        </w:rPr>
        <w:t xml:space="preserve"> </w:t>
      </w:r>
      <w:r w:rsidRPr="00137EBA">
        <w:rPr>
          <w:rFonts w:ascii="Times New Roman" w:hAnsi="Times New Roman" w:cs="Times New Roman"/>
          <w:i/>
          <w:iCs/>
        </w:rPr>
        <w:t>/</w:t>
      </w:r>
      <w:r w:rsidR="00E652AE" w:rsidRPr="00137EBA">
        <w:rPr>
          <w:rFonts w:ascii="Times New Roman" w:hAnsi="Times New Roman" w:cs="Times New Roman"/>
          <w:i/>
          <w:iCs/>
        </w:rPr>
        <w:t xml:space="preserve"> </w:t>
      </w:r>
      <w:r w:rsidRPr="00137EBA">
        <w:rPr>
          <w:rFonts w:ascii="Times New Roman" w:hAnsi="Times New Roman" w:cs="Times New Roman"/>
          <w:i/>
          <w:iCs/>
        </w:rPr>
        <w:t>inclusion status is provided in Supplementary Table 1.</w:t>
      </w:r>
      <w:r w:rsidR="00E652AE" w:rsidRPr="00137EBA">
        <w:rPr>
          <w:rFonts w:ascii="Times New Roman" w:hAnsi="Times New Roman" w:cs="Times New Roman"/>
          <w:i/>
          <w:iCs/>
        </w:rPr>
        <w:t xml:space="preserve"> Case = AD Case; Control = Healthy Control.</w:t>
      </w:r>
    </w:p>
    <w:p w14:paraId="30A7EDDA" w14:textId="7CE2E105" w:rsidR="0071566F" w:rsidRPr="00137EBA" w:rsidRDefault="0071566F" w:rsidP="00D46FDE">
      <w:pPr>
        <w:pStyle w:val="BodyText"/>
        <w:spacing w:line="276" w:lineRule="auto"/>
        <w:rPr>
          <w:rFonts w:ascii="Times New Roman" w:hAnsi="Times New Roman" w:cs="Times New Roman"/>
        </w:rPr>
      </w:pPr>
    </w:p>
    <w:p w14:paraId="355C81F0"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Data Preprocessing and Quality Control</w:t>
      </w:r>
    </w:p>
    <w:p w14:paraId="38F1A170"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Raw paired-end FASTQ files were downloaded using the SRA Toolkit (v3.0.0) with prefetch and fasterq-dump (Heldenbrand, 2017; Thornton, 2016). Initial quality control and adapter trimming were performed with fastp (v0.23.2) (Chen </w:t>
      </w:r>
      <w:r w:rsidRPr="00137EBA">
        <w:rPr>
          <w:rFonts w:ascii="Times New Roman" w:hAnsi="Times New Roman" w:cs="Times New Roman"/>
          <w:i/>
        </w:rPr>
        <w:t>et al.</w:t>
      </w:r>
      <w:r w:rsidRPr="00137EBA">
        <w:rPr>
          <w:rFonts w:ascii="Times New Roman" w:hAnsi="Times New Roman" w:cs="Times New Roman"/>
        </w:rPr>
        <w:t>, 2018; Chen, 2023) (Fig. 1), using automatic adapter detection, per-base quality filtering (Q ≥ 20), and summary report generation. MultiQC was used for aggregate report visualization.</w:t>
      </w:r>
    </w:p>
    <w:p w14:paraId="28CB29F1"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Further trimming was performed with cutadapt (v4.1) (Martin, 2011), removing Illumina adapter sequences (forward: AGATCGGAAGAGCACACGTCTGAACTCCAGTCA; reverse: AGATCGGAAGAGCGTCGTGTAGGGAAAGAGTGT) and partial 16S primer sequences (8 bp of 341F and 806R: CCTACGGG, GACTACHV), with a minimum read length of 100 bp and maximum of 300 bp, a quality cutoff of Q20, and an error rate of 0.1. Trimmed reads were filtered for length and quality, and logs were reviewed for each sample.</w:t>
      </w:r>
    </w:p>
    <w:p w14:paraId="1514DDB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rPr>
        <w:br/>
      </w:r>
    </w:p>
    <w:p w14:paraId="5C8B77A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Host DNA Decontamination</w:t>
      </w:r>
    </w:p>
    <w:p w14:paraId="6D7ADD6B" w14:textId="1353BD52"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To minimize host DNA contamination, cutadapt-filtered reads were aligned to the human reference genome (hg39) using Bowtie2 (v2.4.5) with the </w:t>
      </w:r>
      <w:r w:rsidR="00BF5448">
        <w:rPr>
          <w:rFonts w:ascii="Times New Roman" w:hAnsi="Times New Roman" w:cs="Times New Roman"/>
        </w:rPr>
        <w:t>-</w:t>
      </w:r>
      <w:r w:rsidRPr="00137EBA">
        <w:rPr>
          <w:rFonts w:ascii="Times New Roman" w:hAnsi="Times New Roman" w:cs="Times New Roman"/>
        </w:rPr>
        <w:t xml:space="preserve">-very-sensitive parameter (Langmead &amp; Salzberg, 2012) (Fig. 1). Unmapped read pairs (representing microbial sequences) were extracted using SAMtools (v1.15) with flags -f 12 -F 256. Only samples with both host-free R1 and R2 files were retained for downstream analysis (Li </w:t>
      </w:r>
      <w:r w:rsidRPr="00137EBA">
        <w:rPr>
          <w:rFonts w:ascii="Times New Roman" w:hAnsi="Times New Roman" w:cs="Times New Roman"/>
          <w:i/>
        </w:rPr>
        <w:t>et al.</w:t>
      </w:r>
      <w:r w:rsidRPr="00137EBA">
        <w:rPr>
          <w:rFonts w:ascii="Times New Roman" w:hAnsi="Times New Roman" w:cs="Times New Roman"/>
        </w:rPr>
        <w:t>, 2009).</w:t>
      </w:r>
    </w:p>
    <w:p w14:paraId="1D8D4D35" w14:textId="0C895170" w:rsidR="0071566F" w:rsidRPr="00137EBA" w:rsidRDefault="0071566F" w:rsidP="00D46FDE">
      <w:pPr>
        <w:pStyle w:val="BodyText"/>
        <w:spacing w:line="276" w:lineRule="auto"/>
        <w:rPr>
          <w:rFonts w:ascii="Times New Roman" w:hAnsi="Times New Roman" w:cs="Times New Roman"/>
        </w:rPr>
      </w:pPr>
    </w:p>
    <w:p w14:paraId="50D79CF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Amplicon Sequence Variant (ASV) Inference and Taxonomic Assignment</w:t>
      </w:r>
    </w:p>
    <w:p w14:paraId="7AAE21E5" w14:textId="168CB28C"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ASV inference was performed with DADA2 (v1.22.0) in R (v4.3.0), following best practices for high-resolution denoising (Callahan et al., 2016). The pipeline included: filtering and trimming (maxN = 0, maxEE = c(2,2), truncQ = 2), error rate learning, dereplication, paired-end denoising, merging, and chimera removal (consensus method, minFoldParentOverAbundance = 1.5). Singleton ASVs (appearing only once) were removed to reduce noise. Taxonomy was assigned using the SILVA v138.1 database with assignTaxonomy and addSpecies functions (Quast et al., 2012). To prioritize oral-specific taxa, additional assignment was performed against the Human Oral Microbiome Database (HOMD; v15.2; https://www.homd.org/), with HOMD assignments given priority when multiple reference databases yielded conflicting taxonomic classifications (Escapa et al., 2018; Chen et al., 2010). Representative ASV sequences were exported in FASTA format. Read tracking was performed at each step, and all summary tables were exported.</w:t>
      </w:r>
    </w:p>
    <w:p w14:paraId="055750CC" w14:textId="0B05E9B1" w:rsidR="0071566F" w:rsidRPr="00137EBA" w:rsidRDefault="0071566F" w:rsidP="00430B97">
      <w:pPr>
        <w:pStyle w:val="BodyText"/>
        <w:spacing w:line="276" w:lineRule="auto"/>
        <w:jc w:val="both"/>
        <w:rPr>
          <w:rFonts w:ascii="Times New Roman" w:hAnsi="Times New Roman" w:cs="Times New Roman"/>
        </w:rPr>
      </w:pPr>
    </w:p>
    <w:p w14:paraId="01C3464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Diversity and Statistical Analyses</w:t>
      </w:r>
    </w:p>
    <w:p w14:paraId="3B6CC78C"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Alpha diversity metrics were computed using scikit-bio (v0.5.7) and vegan (v2.6-2) (Oksanen </w:t>
      </w:r>
      <w:r w:rsidRPr="00137EBA">
        <w:rPr>
          <w:rFonts w:ascii="Times New Roman" w:hAnsi="Times New Roman" w:cs="Times New Roman"/>
          <w:i/>
        </w:rPr>
        <w:t>et al.</w:t>
      </w:r>
      <w:r w:rsidRPr="00137EBA">
        <w:rPr>
          <w:rFonts w:ascii="Times New Roman" w:hAnsi="Times New Roman" w:cs="Times New Roman"/>
        </w:rPr>
        <w:t xml:space="preserve">, 2007; Dixon, 2003; Rideout </w:t>
      </w:r>
      <w:r w:rsidRPr="00137EBA">
        <w:rPr>
          <w:rFonts w:ascii="Times New Roman" w:hAnsi="Times New Roman" w:cs="Times New Roman"/>
          <w:i/>
        </w:rPr>
        <w:t>et al.</w:t>
      </w:r>
      <w:r w:rsidRPr="00137EBA">
        <w:rPr>
          <w:rFonts w:ascii="Times New Roman" w:hAnsi="Times New Roman" w:cs="Times New Roman"/>
        </w:rPr>
        <w:t xml:space="preserve">, 2015). Beta diversity was assessed using Bray-Curtis and Jaccard distances. Ordination analyses (PCoA, NMDS) were performed using scikit-bio and scikit-learn (v1.1.2), with PERMANOVA (999 permutations) for group differences and PERMDISP for dispersion homogeneity (Pedregosa </w:t>
      </w:r>
      <w:r w:rsidRPr="00137EBA">
        <w:rPr>
          <w:rFonts w:ascii="Times New Roman" w:hAnsi="Times New Roman" w:cs="Times New Roman"/>
          <w:i/>
        </w:rPr>
        <w:t>et al.</w:t>
      </w:r>
      <w:r w:rsidRPr="00137EBA">
        <w:rPr>
          <w:rFonts w:ascii="Times New Roman" w:hAnsi="Times New Roman" w:cs="Times New Roman"/>
        </w:rPr>
        <w:t xml:space="preserve">, 2011; Anderson, 2017). All diversity analyses were performed at the genus level. Beta diversity was calculated from CLR-transformed abundances. Significance was set at </w:t>
      </w:r>
      <w:r w:rsidRPr="00137EBA">
        <w:rPr>
          <w:rFonts w:ascii="Times New Roman" w:hAnsi="Times New Roman" w:cs="Times New Roman"/>
          <w:i/>
        </w:rPr>
        <w:t>p</w:t>
      </w:r>
      <w:r w:rsidRPr="00137EBA">
        <w:rPr>
          <w:rFonts w:ascii="Times New Roman" w:hAnsi="Times New Roman" w:cs="Times New Roman"/>
        </w:rPr>
        <w:t xml:space="preserve"> &lt; 0.05, with Benjamini-Hochberg FDR correction for multiple comparisons.</w:t>
      </w:r>
    </w:p>
    <w:p w14:paraId="57301BF4" w14:textId="6827CAD6" w:rsidR="0071566F" w:rsidRPr="00137EBA" w:rsidRDefault="0071566F" w:rsidP="00D46FDE">
      <w:pPr>
        <w:pStyle w:val="BodyText"/>
        <w:spacing w:line="276" w:lineRule="auto"/>
        <w:rPr>
          <w:rFonts w:ascii="Times New Roman" w:hAnsi="Times New Roman" w:cs="Times New Roman"/>
        </w:rPr>
      </w:pPr>
    </w:p>
    <w:p w14:paraId="6BAD452B"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Differential Abundance and Functional Profiling of Microbial Communities</w:t>
      </w:r>
    </w:p>
    <w:p w14:paraId="7143612E" w14:textId="46D21888" w:rsidR="0071566F" w:rsidRPr="00C02598" w:rsidRDefault="00000000" w:rsidP="00137EBA">
      <w:pPr>
        <w:pStyle w:val="BodyText"/>
        <w:spacing w:line="360" w:lineRule="auto"/>
        <w:jc w:val="both"/>
        <w:rPr>
          <w:rFonts w:ascii="Times New Roman" w:hAnsi="Times New Roman" w:cs="Times New Roman"/>
          <w:iCs/>
        </w:rPr>
      </w:pPr>
      <w:r>
        <w:rPr>
          <w:rFonts w:ascii="Times New Roman" w:hAnsi="Times New Roman" w:cs="Times New Roman"/>
          <w:iCs/>
        </w:rPr>
        <w:t xml:space="preserve">Compositional differential abundance analysis was performed using ANCOM-BC2 (v2.0.0) on raw count data across all five hierarchical taxonomic levels, using the control group as the baseline reference (Lin &amp; Peddada, 2020). Effect sizes were reported as log-fold changes (LFC) representing true CLR-transformed effect sizes, along with raw p-values and Benjamini-Hochberg adjusted q-values. Significance was assessed at FDR </w:t>
      </w:r>
      <w:r>
        <w:rPr>
          <w:rFonts w:ascii="Times New Roman" w:hAnsi="Times New Roman" w:cs="Times New Roman"/>
          <w:i/>
          <w:iCs/>
        </w:rPr>
        <w:t>q</w:t>
      </w:r>
      <w:r>
        <w:rPr>
          <w:rFonts w:ascii="Times New Roman" w:hAnsi="Times New Roman" w:cs="Times New Roman"/>
          <w:iCs/>
        </w:rPr>
        <w:t xml:space="preserve"> &lt; 0.05 for primary analyses and at a relaxed threshold of </w:t>
      </w:r>
      <w:r>
        <w:rPr>
          <w:rFonts w:ascii="Times New Roman" w:hAnsi="Times New Roman" w:cs="Times New Roman"/>
          <w:i/>
          <w:iCs/>
        </w:rPr>
        <w:t>q</w:t>
      </w:r>
      <w:r>
        <w:rPr>
          <w:rFonts w:ascii="Times New Roman" w:hAnsi="Times New Roman" w:cs="Times New Roman"/>
          <w:iCs/>
        </w:rPr>
        <w:t xml:space="preserve"> &lt; 0.1 for the exploratory fecal sub-analysis. Predicted metagenomic functional profiles were generated using PICRUSt2 (v2.5.1), with pathway annotation from the MetaCyc database (Douglas </w:t>
      </w:r>
      <w:r w:rsidRPr="00F24E18">
        <w:rPr>
          <w:rFonts w:ascii="Times New Roman" w:hAnsi="Times New Roman" w:cs="Times New Roman"/>
          <w:i/>
          <w:rPrChange w:id="142" w:author="RPB" w:date="2026-06-25T15:52:00Z">
            <w:rPr>
              <w:rFonts w:ascii="Times New Roman" w:hAnsi="Times New Roman" w:cs="Times New Roman"/>
              <w:iCs/>
            </w:rPr>
          </w:rPrChange>
        </w:rPr>
        <w:t>et al.,</w:t>
      </w:r>
      <w:r>
        <w:rPr>
          <w:rFonts w:ascii="Times New Roman" w:hAnsi="Times New Roman" w:cs="Times New Roman"/>
          <w:iCs/>
        </w:rPr>
        <w:t xml:space="preserve"> 2020; Caspi </w:t>
      </w:r>
      <w:r w:rsidRPr="00F24E18">
        <w:rPr>
          <w:rFonts w:ascii="Times New Roman" w:hAnsi="Times New Roman" w:cs="Times New Roman"/>
          <w:i/>
          <w:rPrChange w:id="143" w:author="RPB" w:date="2026-06-25T15:52:00Z">
            <w:rPr>
              <w:rFonts w:ascii="Times New Roman" w:hAnsi="Times New Roman" w:cs="Times New Roman"/>
              <w:iCs/>
            </w:rPr>
          </w:rPrChange>
        </w:rPr>
        <w:t>et al.,</w:t>
      </w:r>
      <w:r>
        <w:rPr>
          <w:rFonts w:ascii="Times New Roman" w:hAnsi="Times New Roman" w:cs="Times New Roman"/>
          <w:iCs/>
        </w:rPr>
        <w:t xml:space="preserve"> 2020). Results represent predicted functional potential based on marker gene abundance, not actual gene expression levels.</w:t>
      </w:r>
    </w:p>
    <w:p w14:paraId="40F40464" w14:textId="0503E995" w:rsidR="0071566F" w:rsidRPr="00137EBA" w:rsidRDefault="0071566F" w:rsidP="00430B97">
      <w:pPr>
        <w:pStyle w:val="BodyText"/>
        <w:spacing w:line="276" w:lineRule="auto"/>
        <w:jc w:val="both"/>
        <w:rPr>
          <w:rFonts w:ascii="Times New Roman" w:hAnsi="Times New Roman" w:cs="Times New Roman"/>
        </w:rPr>
      </w:pPr>
    </w:p>
    <w:p w14:paraId="6C5952B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39C6D68D"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Supervised machine learning models (Random Forest, Gradient Boosting, Logistic Regression, SVM) were implemented in scikit-learn (v1.1.2; Python v3.10) with nested cross-validation for hyperparameter optimization and fixed random_state=42 for all models and data splits. We used CLR-transformed ASV abundances (pseudo-count of 0.5 for zero counts) as input features. Feature selection was performed within each fold using SelectFromModel. Model evaluation metrics included balanced accuracy, weighted F1-score, and AUC, with all preprocessing performed within the training folds to prevent data leakage (Breiman, 2001; Pedregosa </w:t>
      </w:r>
      <w:r w:rsidRPr="00F24E18">
        <w:rPr>
          <w:rFonts w:ascii="Times New Roman" w:hAnsi="Times New Roman" w:cs="Times New Roman"/>
          <w:i/>
          <w:iCs/>
          <w:rPrChange w:id="144" w:author="RPB" w:date="2026-06-25T15:52:00Z">
            <w:rPr>
              <w:rFonts w:ascii="Times New Roman" w:hAnsi="Times New Roman" w:cs="Times New Roman"/>
            </w:rPr>
          </w:rPrChange>
        </w:rPr>
        <w:t>et al.,</w:t>
      </w:r>
      <w:r w:rsidRPr="00137EBA">
        <w:rPr>
          <w:rFonts w:ascii="Times New Roman" w:hAnsi="Times New Roman" w:cs="Times New Roman"/>
        </w:rPr>
        <w:t xml:space="preserve"> 2011). Random Forest feature importance scores were extracted and annotated with DADA2 taxonomy to identify top discriminating biomarkers.</w:t>
      </w:r>
    </w:p>
    <w:p w14:paraId="1C21AF2C" w14:textId="0224BA3F" w:rsidR="0071566F" w:rsidRPr="00137EBA" w:rsidRDefault="0071566F" w:rsidP="00D46FDE">
      <w:pPr>
        <w:pStyle w:val="BodyText"/>
        <w:spacing w:line="276" w:lineRule="auto"/>
        <w:rPr>
          <w:rFonts w:ascii="Times New Roman" w:hAnsi="Times New Roman" w:cs="Times New Roman"/>
        </w:rPr>
      </w:pPr>
    </w:p>
    <w:p w14:paraId="5349FD8E"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Visualization and Reproducibility</w:t>
      </w:r>
    </w:p>
    <w:p w14:paraId="589110DE" w14:textId="77777777" w:rsidR="0071566F" w:rsidRPr="00137EBA" w:rsidRDefault="00000000" w:rsidP="00137EBA">
      <w:pPr>
        <w:pStyle w:val="BodyText"/>
        <w:spacing w:line="360" w:lineRule="auto"/>
        <w:jc w:val="both"/>
        <w:rPr>
          <w:rFonts w:ascii="Times New Roman" w:hAnsi="Times New Roman" w:cs="Times New Roman"/>
        </w:rPr>
      </w:pPr>
      <w:r w:rsidRPr="00137EBA">
        <w:rPr>
          <w:rFonts w:ascii="Times New Roman" w:hAnsi="Times New Roman" w:cs="Times New Roman"/>
        </w:rPr>
        <w:t xml:space="preserve">All plots were generated using </w:t>
      </w:r>
      <w:commentRangeStart w:id="145"/>
      <w:r w:rsidRPr="00137EBA">
        <w:rPr>
          <w:rFonts w:ascii="Times New Roman" w:hAnsi="Times New Roman" w:cs="Times New Roman"/>
        </w:rPr>
        <w:t xml:space="preserve">ggplot2 (v3.3.6), seaborn (v0.11.2), matplotlib (v3.5.2), and pheatmap (v1.0.12) </w:t>
      </w:r>
      <w:commentRangeEnd w:id="145"/>
      <w:r w:rsidR="00F24E18" w:rsidRPr="00137EBA">
        <w:rPr>
          <w:rStyle w:val="CommentReference"/>
          <w:rFonts w:ascii="Times New Roman" w:hAnsi="Times New Roman" w:cs="Times New Roman"/>
          <w:sz w:val="24"/>
          <w:szCs w:val="24"/>
        </w:rPr>
        <w:commentReference w:id="145"/>
      </w:r>
      <w:r w:rsidRPr="00137EBA">
        <w:rPr>
          <w:rFonts w:ascii="Times New Roman" w:hAnsi="Times New Roman" w:cs="Times New Roman"/>
        </w:rPr>
        <w:t>(Wickham, 2009; Waskom, 2021; Hunter, 2007; Kolde &amp; Kolde, 2015). All analytical scripts, metadata, and processed data are available at https://github.com/ejtettevi/ad_oral_microbiome to ensure full reproducibility.</w:t>
      </w:r>
    </w:p>
    <w:p w14:paraId="48BD6168" w14:textId="77777777" w:rsidR="007A65C1" w:rsidRPr="00137EBA" w:rsidRDefault="007A65C1" w:rsidP="00D46FDE">
      <w:pPr>
        <w:pStyle w:val="BodyText"/>
        <w:spacing w:line="276" w:lineRule="auto"/>
        <w:rPr>
          <w:rFonts w:ascii="Times New Roman" w:hAnsi="Times New Roman" w:cs="Times New Roman"/>
        </w:rPr>
      </w:pPr>
    </w:p>
    <w:p w14:paraId="52D75E3C" w14:textId="27863066" w:rsidR="00F24E18" w:rsidRDefault="00F24E18" w:rsidP="00D46FDE">
      <w:pPr>
        <w:pStyle w:val="BodyText"/>
        <w:spacing w:line="276" w:lineRule="auto"/>
        <w:rPr>
          <w:ins w:id="146" w:author="RPB" w:date="2026-06-25T15:55:00Z"/>
          <w:rFonts w:ascii="Times New Roman" w:hAnsi="Times New Roman" w:cs="Times New Roman"/>
          <w:b/>
          <w:bCs/>
        </w:rPr>
      </w:pPr>
      <w:commentRangeStart w:id="147"/>
      <w:ins w:id="148" w:author="RPB" w:date="2026-06-25T15:55:00Z">
        <w:r>
          <w:rPr>
            <w:rFonts w:ascii="Times New Roman" w:hAnsi="Times New Roman" w:cs="Times New Roman"/>
            <w:b/>
            <w:bCs/>
          </w:rPr>
          <w:lastRenderedPageBreak/>
          <w:t>XXX</w:t>
        </w:r>
        <w:commentRangeEnd w:id="147"/>
        <w:r>
          <w:rPr>
            <w:rStyle w:val="CommentReference"/>
            <w:rFonts w:ascii="Times New Roman" w:hAnsi="Times New Roman" w:cs="Times New Roman"/>
            <w:b/>
            <w:bCs/>
            <w:sz w:val="24"/>
            <w:szCs w:val="24"/>
          </w:rPr>
          <w:commentReference w:id="147"/>
        </w:r>
      </w:ins>
    </w:p>
    <w:p w14:paraId="30A1892B" w14:textId="456BC7A8"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RESULTS</w:t>
      </w:r>
    </w:p>
    <w:p w14:paraId="4018066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Microbiome Composition</w:t>
      </w:r>
    </w:p>
    <w:p w14:paraId="74BB21DE" w14:textId="77777777" w:rsidR="0071566F" w:rsidRPr="00137EBA" w:rsidRDefault="00000000" w:rsidP="004740BE">
      <w:pPr>
        <w:pStyle w:val="BodyText"/>
        <w:spacing w:line="360" w:lineRule="auto"/>
        <w:jc w:val="both"/>
        <w:rPr>
          <w:rFonts w:ascii="Times New Roman" w:hAnsi="Times New Roman" w:cs="Times New Roman"/>
        </w:rPr>
      </w:pPr>
      <w:r>
        <w:rPr>
          <w:rFonts w:ascii="Times New Roman" w:hAnsi="Times New Roman" w:cs="Times New Roman"/>
        </w:rPr>
        <w:t xml:space="preserve">At the phylum level, </w:t>
      </w:r>
      <w:r w:rsidRPr="008E1118">
        <w:rPr>
          <w:rFonts w:ascii="Times New Roman" w:hAnsi="Times New Roman" w:cs="Times New Roman"/>
          <w:i/>
          <w:iCs/>
        </w:rPr>
        <w:t>Proteobacteria</w:t>
      </w:r>
      <w:r>
        <w:rPr>
          <w:rFonts w:ascii="Times New Roman" w:hAnsi="Times New Roman" w:cs="Times New Roman"/>
        </w:rPr>
        <w:t xml:space="preserve"> was significantly enriched in AD cases (28.5% vs 23.8% in controls; ANCOM-BC2 LFC = +0.22, </w:t>
      </w:r>
      <w:r>
        <w:rPr>
          <w:rFonts w:ascii="Times New Roman" w:hAnsi="Times New Roman" w:cs="Times New Roman"/>
          <w:i/>
        </w:rPr>
        <w:t>q</w:t>
      </w:r>
      <w:r>
        <w:rPr>
          <w:rFonts w:ascii="Times New Roman" w:hAnsi="Times New Roman" w:cs="Times New Roman"/>
        </w:rPr>
        <w:t xml:space="preserve"> = 0.041), while </w:t>
      </w:r>
      <w:r w:rsidRPr="008E1118">
        <w:rPr>
          <w:rFonts w:ascii="Times New Roman" w:hAnsi="Times New Roman" w:cs="Times New Roman"/>
          <w:i/>
          <w:iCs/>
        </w:rPr>
        <w:t>Actinobacteriota</w:t>
      </w:r>
      <w:r>
        <w:rPr>
          <w:rFonts w:ascii="Times New Roman" w:hAnsi="Times New Roman" w:cs="Times New Roman"/>
        </w:rPr>
        <w:t xml:space="preserve"> was markedly depleted (1.7% vs 4.4%; LFC = -0.92, </w:t>
      </w:r>
      <w:r>
        <w:rPr>
          <w:rFonts w:ascii="Times New Roman" w:hAnsi="Times New Roman" w:cs="Times New Roman"/>
          <w:i/>
        </w:rPr>
        <w:t>q</w:t>
      </w:r>
      <w:r>
        <w:rPr>
          <w:rFonts w:ascii="Times New Roman" w:hAnsi="Times New Roman" w:cs="Times New Roman"/>
        </w:rPr>
        <w:t xml:space="preserve"> = 0.008). </w:t>
      </w:r>
      <w:r w:rsidRPr="008E1118">
        <w:rPr>
          <w:rFonts w:ascii="Times New Roman" w:hAnsi="Times New Roman" w:cs="Times New Roman"/>
          <w:i/>
          <w:iCs/>
        </w:rPr>
        <w:t>Firmicutes</w:t>
      </w:r>
      <w:r>
        <w:rPr>
          <w:rFonts w:ascii="Times New Roman" w:hAnsi="Times New Roman" w:cs="Times New Roman"/>
        </w:rPr>
        <w:t xml:space="preserve"> showed no significant change (LFC = -0.05, </w:t>
      </w:r>
      <w:r>
        <w:rPr>
          <w:rFonts w:ascii="Times New Roman" w:hAnsi="Times New Roman" w:cs="Times New Roman"/>
          <w:i/>
        </w:rPr>
        <w:t>q</w:t>
      </w:r>
      <w:r>
        <w:rPr>
          <w:rFonts w:ascii="Times New Roman" w:hAnsi="Times New Roman" w:cs="Times New Roman"/>
        </w:rPr>
        <w:t xml:space="preserve"> = 0.78). At the class level, </w:t>
      </w:r>
      <w:r w:rsidRPr="008E1118">
        <w:rPr>
          <w:rFonts w:ascii="Times New Roman" w:hAnsi="Times New Roman" w:cs="Times New Roman"/>
          <w:i/>
          <w:iCs/>
        </w:rPr>
        <w:t>Saccharimonadia</w:t>
      </w:r>
      <w:r>
        <w:rPr>
          <w:rFonts w:ascii="Times New Roman" w:hAnsi="Times New Roman" w:cs="Times New Roman"/>
        </w:rPr>
        <w:t xml:space="preserve"> was significantly enriched in AD (LFC = +0.72, </w:t>
      </w:r>
      <w:r>
        <w:rPr>
          <w:rFonts w:ascii="Times New Roman" w:hAnsi="Times New Roman" w:cs="Times New Roman"/>
          <w:i/>
        </w:rPr>
        <w:t>q</w:t>
      </w:r>
      <w:r>
        <w:rPr>
          <w:rFonts w:ascii="Times New Roman" w:hAnsi="Times New Roman" w:cs="Times New Roman"/>
        </w:rPr>
        <w:t xml:space="preserve"> = 0.042), while </w:t>
      </w:r>
      <w:r w:rsidRPr="008E1118">
        <w:rPr>
          <w:rFonts w:ascii="Times New Roman" w:hAnsi="Times New Roman" w:cs="Times New Roman"/>
          <w:i/>
          <w:iCs/>
        </w:rPr>
        <w:t>Actinobacteria</w:t>
      </w:r>
      <w:r>
        <w:rPr>
          <w:rFonts w:ascii="Times New Roman" w:hAnsi="Times New Roman" w:cs="Times New Roman"/>
        </w:rPr>
        <w:t xml:space="preserve"> was depleted (LFC = -0.63, </w:t>
      </w:r>
      <w:r>
        <w:rPr>
          <w:rFonts w:ascii="Times New Roman" w:hAnsi="Times New Roman" w:cs="Times New Roman"/>
          <w:i/>
        </w:rPr>
        <w:t>q</w:t>
      </w:r>
      <w:r>
        <w:rPr>
          <w:rFonts w:ascii="Times New Roman" w:hAnsi="Times New Roman" w:cs="Times New Roman"/>
        </w:rPr>
        <w:t xml:space="preserve"> = 0.192) (Fig. 2).</w:t>
      </w:r>
    </w:p>
    <w:p w14:paraId="4A0F2A2C"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order level (Supplementary Fig. 2C), </w:t>
      </w:r>
      <w:r w:rsidRPr="008E1118">
        <w:rPr>
          <w:rFonts w:ascii="Times New Roman" w:hAnsi="Times New Roman" w:cs="Times New Roman"/>
          <w:i/>
        </w:rPr>
        <w:t>Pseudomonadales</w:t>
      </w:r>
      <w:r w:rsidRPr="00137EBA">
        <w:rPr>
          <w:rFonts w:ascii="Times New Roman" w:hAnsi="Times New Roman" w:cs="Times New Roman"/>
        </w:rPr>
        <w:t xml:space="preserve"> (LFC = +0.86, </w:t>
      </w:r>
      <w:r w:rsidRPr="00137EBA">
        <w:rPr>
          <w:rFonts w:ascii="Times New Roman" w:hAnsi="Times New Roman" w:cs="Times New Roman"/>
          <w:i/>
        </w:rPr>
        <w:t>q</w:t>
      </w:r>
      <w:r w:rsidRPr="00137EBA">
        <w:rPr>
          <w:rFonts w:ascii="Times New Roman" w:hAnsi="Times New Roman" w:cs="Times New Roman"/>
        </w:rPr>
        <w:t xml:space="preserve"> = 0.020) and </w:t>
      </w:r>
      <w:r w:rsidRPr="008E1118">
        <w:rPr>
          <w:rFonts w:ascii="Times New Roman" w:hAnsi="Times New Roman" w:cs="Times New Roman"/>
          <w:i/>
        </w:rPr>
        <w:t>Flavobacteriales</w:t>
      </w:r>
      <w:r w:rsidRPr="00137EBA">
        <w:rPr>
          <w:rFonts w:ascii="Times New Roman" w:hAnsi="Times New Roman" w:cs="Times New Roman"/>
        </w:rPr>
        <w:t xml:space="preserve"> (LFC = +1.10, </w:t>
      </w:r>
      <w:r w:rsidRPr="00137EBA">
        <w:rPr>
          <w:rFonts w:ascii="Times New Roman" w:hAnsi="Times New Roman" w:cs="Times New Roman"/>
          <w:i/>
        </w:rPr>
        <w:t>q</w:t>
      </w:r>
      <w:r w:rsidRPr="00137EBA">
        <w:rPr>
          <w:rFonts w:ascii="Times New Roman" w:hAnsi="Times New Roman" w:cs="Times New Roman"/>
        </w:rPr>
        <w:t xml:space="preserve"> = 0.044) were significantly enriched in AD, while </w:t>
      </w:r>
      <w:r w:rsidRPr="008E1118">
        <w:rPr>
          <w:rFonts w:ascii="Times New Roman" w:hAnsi="Times New Roman" w:cs="Times New Roman"/>
          <w:i/>
        </w:rPr>
        <w:t>Micrococcales</w:t>
      </w:r>
      <w:r w:rsidRPr="00137EBA">
        <w:rPr>
          <w:rFonts w:ascii="Times New Roman" w:hAnsi="Times New Roman" w:cs="Times New Roman"/>
        </w:rPr>
        <w:t xml:space="preserve"> showed depletion. Family-level analysis (Supplementary Fig. 2D) revealed significant depletion of </w:t>
      </w:r>
      <w:r w:rsidRPr="008E1118">
        <w:rPr>
          <w:rFonts w:ascii="Times New Roman" w:hAnsi="Times New Roman" w:cs="Times New Roman"/>
          <w:i/>
        </w:rPr>
        <w:t>Tannerellaceae</w:t>
      </w:r>
      <w:r w:rsidRPr="00137EBA">
        <w:rPr>
          <w:rFonts w:ascii="Times New Roman" w:hAnsi="Times New Roman" w:cs="Times New Roman"/>
        </w:rPr>
        <w:t xml:space="preserve"> (LFC = -0.92, </w:t>
      </w:r>
      <w:r w:rsidRPr="00137EBA">
        <w:rPr>
          <w:rFonts w:ascii="Times New Roman" w:hAnsi="Times New Roman" w:cs="Times New Roman"/>
          <w:i/>
        </w:rPr>
        <w:t>q</w:t>
      </w:r>
      <w:r w:rsidRPr="00137EBA">
        <w:rPr>
          <w:rFonts w:ascii="Times New Roman" w:hAnsi="Times New Roman" w:cs="Times New Roman"/>
        </w:rPr>
        <w:t xml:space="preserve"> = 0.0038), </w:t>
      </w:r>
      <w:r w:rsidRPr="008E1118">
        <w:rPr>
          <w:rFonts w:ascii="Times New Roman" w:hAnsi="Times New Roman" w:cs="Times New Roman"/>
          <w:i/>
        </w:rPr>
        <w:t>Actinomycetaceae</w:t>
      </w:r>
      <w:r w:rsidRPr="00137EBA">
        <w:rPr>
          <w:rFonts w:ascii="Times New Roman" w:hAnsi="Times New Roman" w:cs="Times New Roman"/>
        </w:rPr>
        <w:t xml:space="preserve"> (LFC = -0.85, </w:t>
      </w:r>
      <w:r w:rsidRPr="00137EBA">
        <w:rPr>
          <w:rFonts w:ascii="Times New Roman" w:hAnsi="Times New Roman" w:cs="Times New Roman"/>
          <w:i/>
        </w:rPr>
        <w:t>q</w:t>
      </w:r>
      <w:r w:rsidRPr="00137EBA">
        <w:rPr>
          <w:rFonts w:ascii="Times New Roman" w:hAnsi="Times New Roman" w:cs="Times New Roman"/>
        </w:rPr>
        <w:t xml:space="preserve"> = 0.0091), and </w:t>
      </w:r>
      <w:r w:rsidRPr="008E1118">
        <w:rPr>
          <w:rFonts w:ascii="Times New Roman" w:hAnsi="Times New Roman" w:cs="Times New Roman"/>
          <w:i/>
        </w:rPr>
        <w:t>Selenomonadaceae</w:t>
      </w:r>
      <w:r w:rsidRPr="00137EBA">
        <w:rPr>
          <w:rFonts w:ascii="Times New Roman" w:hAnsi="Times New Roman" w:cs="Times New Roman"/>
        </w:rPr>
        <w:t xml:space="preserve"> (LFC = -0.77, </w:t>
      </w:r>
      <w:r w:rsidRPr="00137EBA">
        <w:rPr>
          <w:rFonts w:ascii="Times New Roman" w:hAnsi="Times New Roman" w:cs="Times New Roman"/>
          <w:i/>
        </w:rPr>
        <w:t>q</w:t>
      </w:r>
      <w:r w:rsidRPr="00137EBA">
        <w:rPr>
          <w:rFonts w:ascii="Times New Roman" w:hAnsi="Times New Roman" w:cs="Times New Roman"/>
        </w:rPr>
        <w:t xml:space="preserve"> = 0.0091), alongside enrichment of </w:t>
      </w:r>
      <w:r w:rsidRPr="008E1118">
        <w:rPr>
          <w:rFonts w:ascii="Times New Roman" w:hAnsi="Times New Roman" w:cs="Times New Roman"/>
          <w:i/>
        </w:rPr>
        <w:t>Thioglobaceae</w:t>
      </w:r>
      <w:r w:rsidRPr="00137EBA">
        <w:rPr>
          <w:rFonts w:ascii="Times New Roman" w:hAnsi="Times New Roman" w:cs="Times New Roman"/>
        </w:rPr>
        <w:t xml:space="preserve"> (LFC = +0.79, </w:t>
      </w:r>
      <w:r w:rsidRPr="00137EBA">
        <w:rPr>
          <w:rFonts w:ascii="Times New Roman" w:hAnsi="Times New Roman" w:cs="Times New Roman"/>
          <w:i/>
        </w:rPr>
        <w:t>q</w:t>
      </w:r>
      <w:r w:rsidRPr="00137EBA">
        <w:rPr>
          <w:rFonts w:ascii="Times New Roman" w:hAnsi="Times New Roman" w:cs="Times New Roman"/>
        </w:rPr>
        <w:t xml:space="preserve"> = 0.0091).</w:t>
      </w:r>
    </w:p>
    <w:p w14:paraId="42D1C2CF"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At the genus level (Supplementary Fig. 2E), </w:t>
      </w:r>
      <w:r w:rsidRPr="00137EBA">
        <w:rPr>
          <w:rFonts w:ascii="Times New Roman" w:hAnsi="Times New Roman" w:cs="Times New Roman"/>
          <w:i/>
        </w:rPr>
        <w:t>SUP05</w:t>
      </w:r>
      <w:r w:rsidRPr="00137EBA">
        <w:rPr>
          <w:rFonts w:ascii="Times New Roman" w:hAnsi="Times New Roman" w:cs="Times New Roman"/>
        </w:rPr>
        <w:t xml:space="preserve"> cluster (LFC = +1.07, </w:t>
      </w:r>
      <w:r w:rsidRPr="00137EBA">
        <w:rPr>
          <w:rFonts w:ascii="Times New Roman" w:hAnsi="Times New Roman" w:cs="Times New Roman"/>
          <w:i/>
        </w:rPr>
        <w:t>q</w:t>
      </w:r>
      <w:r w:rsidRPr="00137EBA">
        <w:rPr>
          <w:rFonts w:ascii="Times New Roman" w:hAnsi="Times New Roman" w:cs="Times New Roman"/>
        </w:rPr>
        <w:t xml:space="preserve"> = 0.0016), </w:t>
      </w:r>
      <w:r w:rsidRPr="00137EBA">
        <w:rPr>
          <w:rFonts w:ascii="Times New Roman" w:hAnsi="Times New Roman" w:cs="Times New Roman"/>
          <w:i/>
        </w:rPr>
        <w:t>Gemella</w:t>
      </w:r>
      <w:r w:rsidRPr="00137EBA">
        <w:rPr>
          <w:rFonts w:ascii="Times New Roman" w:hAnsi="Times New Roman" w:cs="Times New Roman"/>
        </w:rPr>
        <w:t xml:space="preserve"> (LFC = +1.11, </w:t>
      </w:r>
      <w:r w:rsidRPr="00137EBA">
        <w:rPr>
          <w:rFonts w:ascii="Times New Roman" w:hAnsi="Times New Roman" w:cs="Times New Roman"/>
          <w:i/>
        </w:rPr>
        <w:t>q</w:t>
      </w:r>
      <w:r w:rsidRPr="00137EBA">
        <w:rPr>
          <w:rFonts w:ascii="Times New Roman" w:hAnsi="Times New Roman" w:cs="Times New Roman"/>
        </w:rPr>
        <w:t xml:space="preserve"> = 0.019), and </w:t>
      </w:r>
      <w:r w:rsidRPr="00137EBA">
        <w:rPr>
          <w:rFonts w:ascii="Times New Roman" w:hAnsi="Times New Roman" w:cs="Times New Roman"/>
          <w:i/>
        </w:rPr>
        <w:t>Fusobacterium</w:t>
      </w:r>
      <w:r w:rsidRPr="00137EBA">
        <w:rPr>
          <w:rFonts w:ascii="Times New Roman" w:hAnsi="Times New Roman" w:cs="Times New Roman"/>
        </w:rPr>
        <w:t xml:space="preserve"> (LFC = +0.74, </w:t>
      </w:r>
      <w:r w:rsidRPr="00137EBA">
        <w:rPr>
          <w:rFonts w:ascii="Times New Roman" w:hAnsi="Times New Roman" w:cs="Times New Roman"/>
          <w:i/>
        </w:rPr>
        <w:t>q</w:t>
      </w:r>
      <w:r w:rsidRPr="00137EBA">
        <w:rPr>
          <w:rFonts w:ascii="Times New Roman" w:hAnsi="Times New Roman" w:cs="Times New Roman"/>
        </w:rPr>
        <w:t xml:space="preserve"> = 0.046) were significantly enriched in AD, while </w:t>
      </w:r>
      <w:r w:rsidRPr="00137EBA">
        <w:rPr>
          <w:rFonts w:ascii="Times New Roman" w:hAnsi="Times New Roman" w:cs="Times New Roman"/>
          <w:i/>
        </w:rPr>
        <w:t>F0332</w:t>
      </w:r>
      <w:r w:rsidRPr="00137EBA">
        <w:rPr>
          <w:rFonts w:ascii="Times New Roman" w:hAnsi="Times New Roman" w:cs="Times New Roman"/>
        </w:rPr>
        <w:t xml:space="preserve"> (LFC = -1.13, </w:t>
      </w:r>
      <w:r w:rsidRPr="00137EBA">
        <w:rPr>
          <w:rFonts w:ascii="Times New Roman" w:hAnsi="Times New Roman" w:cs="Times New Roman"/>
          <w:i/>
        </w:rPr>
        <w:t>q</w:t>
      </w:r>
      <w:r w:rsidRPr="00137EBA">
        <w:rPr>
          <w:rFonts w:ascii="Times New Roman" w:hAnsi="Times New Roman" w:cs="Times New Roman"/>
        </w:rPr>
        <w:t xml:space="preserve"> = 0.0021) and </w:t>
      </w:r>
      <w:r w:rsidRPr="00137EBA">
        <w:rPr>
          <w:rFonts w:ascii="Times New Roman" w:hAnsi="Times New Roman" w:cs="Times New Roman"/>
          <w:i/>
        </w:rPr>
        <w:t>Selenomonas</w:t>
      </w:r>
      <w:r w:rsidRPr="00137EBA">
        <w:rPr>
          <w:rFonts w:ascii="Times New Roman" w:hAnsi="Times New Roman" w:cs="Times New Roman"/>
        </w:rPr>
        <w:t xml:space="preserve"> (LFC = -0.75, </w:t>
      </w:r>
      <w:r w:rsidRPr="00137EBA">
        <w:rPr>
          <w:rFonts w:ascii="Times New Roman" w:hAnsi="Times New Roman" w:cs="Times New Roman"/>
          <w:i/>
        </w:rPr>
        <w:t>q</w:t>
      </w:r>
      <w:r w:rsidRPr="00137EBA">
        <w:rPr>
          <w:rFonts w:ascii="Times New Roman" w:hAnsi="Times New Roman" w:cs="Times New Roman"/>
        </w:rPr>
        <w:t xml:space="preserve"> = 0.019) were depleted.</w:t>
      </w:r>
    </w:p>
    <w:p w14:paraId="042B5D77" w14:textId="77777777" w:rsidR="0071566F" w:rsidRPr="00137EBA" w:rsidRDefault="0071566F" w:rsidP="004740BE">
      <w:pPr>
        <w:pStyle w:val="BodyText"/>
        <w:spacing w:line="360" w:lineRule="auto"/>
        <w:jc w:val="both"/>
        <w:rPr>
          <w:rFonts w:ascii="Times New Roman" w:hAnsi="Times New Roman" w:cs="Times New Roman"/>
        </w:rPr>
      </w:pPr>
    </w:p>
    <w:p w14:paraId="0EAD3EAE" w14:textId="77777777" w:rsidR="0071566F" w:rsidRPr="00137EBA" w:rsidRDefault="0071566F" w:rsidP="004740BE">
      <w:pPr>
        <w:pStyle w:val="BodyText"/>
        <w:spacing w:line="360" w:lineRule="auto"/>
        <w:jc w:val="both"/>
        <w:rPr>
          <w:rFonts w:ascii="Times New Roman" w:hAnsi="Times New Roman" w:cs="Times New Roman"/>
        </w:rPr>
      </w:pPr>
    </w:p>
    <w:p w14:paraId="274A3F47"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666A44C2"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6A3B4A4B" wp14:editId="7E752B74">
            <wp:extent cx="5836257" cy="6800724"/>
            <wp:effectExtent l="0" t="0" r="0" b="0"/>
            <wp:docPr id="13" name="Picture" descr="Figure 2"/>
            <wp:cNvGraphicFramePr/>
            <a:graphic xmlns:a="http://schemas.openxmlformats.org/drawingml/2006/main">
              <a:graphicData uri="http://schemas.openxmlformats.org/drawingml/2006/picture">
                <pic:pic xmlns:pic="http://schemas.openxmlformats.org/drawingml/2006/picture">
                  <pic:nvPicPr>
                    <pic:cNvPr id="14" name="Picture" descr="Fig.%202.jpg"/>
                    <pic:cNvPicPr>
                      <a:picLocks noChangeAspect="1" noChangeArrowheads="1"/>
                    </pic:cNvPicPr>
                  </pic:nvPicPr>
                  <pic:blipFill rotWithShape="1">
                    <a:blip r:embed="rId10"/>
                    <a:srcRect r="1342"/>
                    <a:stretch>
                      <a:fillRect/>
                    </a:stretch>
                  </pic:blipFill>
                  <pic:spPr bwMode="auto">
                    <a:xfrm>
                      <a:off x="0" y="0"/>
                      <a:ext cx="5854965" cy="6822524"/>
                    </a:xfrm>
                    <a:prstGeom prst="rect">
                      <a:avLst/>
                    </a:prstGeom>
                    <a:noFill/>
                    <a:ln>
                      <a:noFill/>
                    </a:ln>
                    <a:extLst>
                      <a:ext uri="{53640926-AAD7-44D8-BBD7-CCE9431645EC}">
                        <a14:shadowObscured xmlns:a14="http://schemas.microsoft.com/office/drawing/2010/main"/>
                      </a:ext>
                    </a:extLst>
                  </pic:spPr>
                </pic:pic>
              </a:graphicData>
            </a:graphic>
          </wp:inline>
        </w:drawing>
      </w:r>
    </w:p>
    <w:p w14:paraId="4D3E26BE" w14:textId="2865899F" w:rsidR="0071566F" w:rsidRPr="00C02598" w:rsidRDefault="00000000" w:rsidP="00BE2F5D">
      <w:pPr>
        <w:pStyle w:val="BodyText"/>
        <w:spacing w:line="276" w:lineRule="auto"/>
        <w:jc w:val="both"/>
        <w:rPr>
          <w:rFonts w:ascii="Times New Roman" w:hAnsi="Times New Roman" w:cs="Times New Roman"/>
          <w:iCs/>
        </w:rPr>
      </w:pPr>
      <w:r w:rsidRPr="00137EBA">
        <w:rPr>
          <w:rFonts w:ascii="Times New Roman" w:hAnsi="Times New Roman" w:cs="Times New Roman"/>
          <w:b/>
          <w:bCs/>
        </w:rPr>
        <w:t xml:space="preserve">Fig. 2: </w:t>
      </w:r>
      <w:r w:rsidRPr="00BE2F5D">
        <w:rPr>
          <w:rFonts w:ascii="Times New Roman" w:hAnsi="Times New Roman" w:cs="Times New Roman"/>
        </w:rPr>
        <w:t>Structural divergence and ANCOM-BC2 differential abundance of the oral microbiome. (A) Principal coordinates analysis (PCoA) of Bray-Curtis</w:t>
      </w:r>
      <w:r w:rsidRPr="00BE2F5D">
        <w:rPr>
          <w:rFonts w:ascii="Times New Roman" w:hAnsi="Times New Roman" w:cs="Times New Roman"/>
          <w:i/>
        </w:rPr>
        <w:t xml:space="preserve"> </w:t>
      </w:r>
      <w:r>
        <w:rPr>
          <w:rFonts w:ascii="Times New Roman" w:hAnsi="Times New Roman" w:cs="Times New Roman"/>
          <w:iCs/>
        </w:rPr>
        <w:t>dissimilarity (genus-level, calculated from CLR-transformed abundances) separating AD cases (red) and controls (blue). (B) Horizontal bar plot depicting ANCOM-BC2 log-fold changes (LFC) representing true Center-Log-Ratio (CLR) effect sizes for all 29 statistically significant oral ASVs (</w:t>
      </w:r>
      <w:r>
        <w:rPr>
          <w:rFonts w:ascii="Times New Roman" w:hAnsi="Times New Roman" w:cs="Times New Roman"/>
          <w:i/>
          <w:iCs/>
        </w:rPr>
        <w:t>p</w:t>
      </w:r>
      <w:r>
        <w:rPr>
          <w:rFonts w:ascii="Times New Roman" w:hAnsi="Times New Roman" w:cs="Times New Roman"/>
          <w:iCs/>
        </w:rPr>
        <w:t xml:space="preserve"> = 0.003; </w:t>
      </w:r>
      <w:r>
        <w:rPr>
          <w:rFonts w:ascii="Times New Roman" w:hAnsi="Times New Roman" w:cs="Times New Roman"/>
          <w:i/>
          <w:iCs/>
        </w:rPr>
        <w:t>q</w:t>
      </w:r>
      <w:r>
        <w:rPr>
          <w:rFonts w:ascii="Times New Roman" w:hAnsi="Times New Roman" w:cs="Times New Roman"/>
          <w:iCs/>
        </w:rPr>
        <w:t xml:space="preserve"> &lt; 0.05), color-coded by case-control enrichment direction.</w:t>
      </w:r>
    </w:p>
    <w:p w14:paraId="64612355"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Alpha Diversity Analysis</w:t>
      </w:r>
    </w:p>
    <w:p w14:paraId="7D956BB0"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Alpha diversity analyses confirmed significantly increased microbial community complexity in AD (Fig. 3). Chao1 estimator showed greater genus richness in cases (</w:t>
      </w:r>
      <w:r w:rsidRPr="00137EBA">
        <w:rPr>
          <w:rFonts w:ascii="Times New Roman" w:hAnsi="Times New Roman" w:cs="Times New Roman"/>
          <w:i/>
        </w:rPr>
        <w:t>p</w:t>
      </w:r>
      <w:r w:rsidRPr="00137EBA">
        <w:rPr>
          <w:rFonts w:ascii="Times New Roman" w:hAnsi="Times New Roman" w:cs="Times New Roman"/>
        </w:rPr>
        <w:t xml:space="preserve"> = 0.003), while Fisher's diversity index indicated enhanced diversity incorporating both richness and evenness (</w:t>
      </w:r>
      <w:r w:rsidRPr="00137EBA">
        <w:rPr>
          <w:rFonts w:ascii="Times New Roman" w:hAnsi="Times New Roman" w:cs="Times New Roman"/>
          <w:i/>
        </w:rPr>
        <w:t>p</w:t>
      </w:r>
      <w:r w:rsidRPr="00137EBA">
        <w:rPr>
          <w:rFonts w:ascii="Times New Roman" w:hAnsi="Times New Roman" w:cs="Times New Roman"/>
        </w:rPr>
        <w:t xml:space="preserve"> = 0.009). These findings were supported by observed diversity measurements (</w:t>
      </w:r>
      <w:r w:rsidRPr="00137EBA">
        <w:rPr>
          <w:rFonts w:ascii="Times New Roman" w:hAnsi="Times New Roman" w:cs="Times New Roman"/>
          <w:i/>
        </w:rPr>
        <w:t>p</w:t>
      </w:r>
      <w:r w:rsidRPr="00137EBA">
        <w:rPr>
          <w:rFonts w:ascii="Times New Roman" w:hAnsi="Times New Roman" w:cs="Times New Roman"/>
        </w:rPr>
        <w:t xml:space="preserve"> = 0.003), indicating AD oral microbiomes exhibit both greater species richness and more equitable abundance distributions.</w:t>
      </w:r>
    </w:p>
    <w:p w14:paraId="685129C8" w14:textId="55C7F988" w:rsidR="0071566F" w:rsidRPr="00137EBA" w:rsidRDefault="0071566F" w:rsidP="00D46FDE">
      <w:pPr>
        <w:pStyle w:val="BodyText"/>
        <w:spacing w:line="276" w:lineRule="auto"/>
        <w:rPr>
          <w:rFonts w:ascii="Times New Roman" w:hAnsi="Times New Roman" w:cs="Times New Roman"/>
        </w:rPr>
      </w:pPr>
    </w:p>
    <w:p w14:paraId="0CBCDE9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drawing>
          <wp:inline distT="0" distB="0" distL="0" distR="0" wp14:anchorId="6D327297" wp14:editId="06548302">
            <wp:extent cx="5991225" cy="2102453"/>
            <wp:effectExtent l="0" t="0" r="0" b="0"/>
            <wp:docPr id="16" name="Picture" descr="Figure 3"/>
            <wp:cNvGraphicFramePr/>
            <a:graphic xmlns:a="http://schemas.openxmlformats.org/drawingml/2006/main">
              <a:graphicData uri="http://schemas.openxmlformats.org/drawingml/2006/picture">
                <pic:pic xmlns:pic="http://schemas.openxmlformats.org/drawingml/2006/picture">
                  <pic:nvPicPr>
                    <pic:cNvPr id="17" name="Picture" descr="Fig.%203.jpg"/>
                    <pic:cNvPicPr>
                      <a:picLocks noChangeAspect="1" noChangeArrowheads="1"/>
                    </pic:cNvPicPr>
                  </pic:nvPicPr>
                  <pic:blipFill>
                    <a:blip r:embed="rId11"/>
                    <a:stretch>
                      <a:fillRect/>
                    </a:stretch>
                  </pic:blipFill>
                  <pic:spPr bwMode="auto">
                    <a:xfrm>
                      <a:off x="0" y="0"/>
                      <a:ext cx="6128452" cy="2150609"/>
                    </a:xfrm>
                    <a:prstGeom prst="rect">
                      <a:avLst/>
                    </a:prstGeom>
                    <a:noFill/>
                    <a:ln w="9525">
                      <a:noFill/>
                      <a:headEnd/>
                      <a:tailEnd/>
                    </a:ln>
                  </pic:spPr>
                </pic:pic>
              </a:graphicData>
            </a:graphic>
          </wp:inline>
        </w:drawing>
      </w:r>
    </w:p>
    <w:p w14:paraId="44B4D14D" w14:textId="5271AD88" w:rsidR="0071566F" w:rsidRPr="00137EBA" w:rsidRDefault="00000000" w:rsidP="00430B97">
      <w:pPr>
        <w:pStyle w:val="BodyText"/>
        <w:spacing w:line="276" w:lineRule="auto"/>
        <w:jc w:val="both"/>
        <w:rPr>
          <w:rFonts w:ascii="Times New Roman" w:hAnsi="Times New Roman" w:cs="Times New Roman"/>
        </w:rPr>
      </w:pPr>
      <w:r w:rsidRPr="00BE2F5D">
        <w:rPr>
          <w:rFonts w:ascii="Times New Roman" w:hAnsi="Times New Roman" w:cs="Times New Roman"/>
          <w:b/>
          <w:bCs/>
        </w:rPr>
        <w:t>Fig. 3:</w:t>
      </w:r>
      <w:r w:rsidRPr="00137EBA">
        <w:rPr>
          <w:rFonts w:ascii="Times New Roman" w:hAnsi="Times New Roman" w:cs="Times New Roman"/>
        </w:rPr>
        <w:t xml:space="preserve"> Alpha Diversity Analysis. Boxplots of Chao1 richness (A), Fisher diversity (B), and Observed diversity (C) show</w:t>
      </w:r>
      <w:ins w:id="149" w:author="RPB" w:date="2026-06-25T16:25:00Z">
        <w:r w:rsidR="00DD080E">
          <w:rPr>
            <w:rFonts w:ascii="Times New Roman" w:hAnsi="Times New Roman" w:cs="Times New Roman"/>
          </w:rPr>
          <w:t>ing</w:t>
        </w:r>
      </w:ins>
      <w:r w:rsidRPr="00137EBA">
        <w:rPr>
          <w:rFonts w:ascii="Times New Roman" w:hAnsi="Times New Roman" w:cs="Times New Roman"/>
        </w:rPr>
        <w:t xml:space="preserve"> significantly higher microbial diversity in cases than controls, calculated at the genus level. Cases display greater genus richness and evenness across all metrics (Chao1: </w:t>
      </w:r>
      <w:r w:rsidRPr="00137EBA">
        <w:rPr>
          <w:rFonts w:ascii="Times New Roman" w:hAnsi="Times New Roman" w:cs="Times New Roman"/>
          <w:i/>
        </w:rPr>
        <w:t>p</w:t>
      </w:r>
      <w:r w:rsidRPr="00137EBA">
        <w:rPr>
          <w:rFonts w:ascii="Times New Roman" w:hAnsi="Times New Roman" w:cs="Times New Roman"/>
        </w:rPr>
        <w:t xml:space="preserve"> = 0.003; Fisher: </w:t>
      </w:r>
      <w:r w:rsidRPr="00137EBA">
        <w:rPr>
          <w:rFonts w:ascii="Times New Roman" w:hAnsi="Times New Roman" w:cs="Times New Roman"/>
          <w:i/>
        </w:rPr>
        <w:t>p</w:t>
      </w:r>
      <w:r w:rsidRPr="00137EBA">
        <w:rPr>
          <w:rFonts w:ascii="Times New Roman" w:hAnsi="Times New Roman" w:cs="Times New Roman"/>
        </w:rPr>
        <w:t xml:space="preserve"> = 0.009; Observed: </w:t>
      </w:r>
      <w:r w:rsidRPr="00137EBA">
        <w:rPr>
          <w:rFonts w:ascii="Times New Roman" w:hAnsi="Times New Roman" w:cs="Times New Roman"/>
          <w:i/>
        </w:rPr>
        <w:t>p</w:t>
      </w:r>
      <w:r w:rsidRPr="00137EBA">
        <w:rPr>
          <w:rFonts w:ascii="Times New Roman" w:hAnsi="Times New Roman" w:cs="Times New Roman"/>
        </w:rPr>
        <w:t xml:space="preserve"> = 0.003), indicating more diverse microbial communities.</w:t>
      </w:r>
    </w:p>
    <w:p w14:paraId="67CE4D83" w14:textId="73328A89" w:rsidR="0071566F" w:rsidRPr="00137EBA" w:rsidRDefault="0071566F" w:rsidP="00D46FDE">
      <w:pPr>
        <w:pStyle w:val="BodyText"/>
        <w:spacing w:line="276" w:lineRule="auto"/>
        <w:rPr>
          <w:rFonts w:ascii="Times New Roman" w:hAnsi="Times New Roman" w:cs="Times New Roman"/>
        </w:rPr>
      </w:pPr>
    </w:p>
    <w:p w14:paraId="708092EC"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Beta Diversity and Community Structure</w:t>
      </w:r>
    </w:p>
    <w:p w14:paraId="0F915D00" w14:textId="297EC142" w:rsidR="0071566F" w:rsidRPr="00C02598" w:rsidRDefault="00000000" w:rsidP="004740BE">
      <w:pPr>
        <w:pStyle w:val="BodyText"/>
        <w:spacing w:line="360" w:lineRule="auto"/>
        <w:jc w:val="both"/>
        <w:rPr>
          <w:rFonts w:ascii="Times New Roman" w:hAnsi="Times New Roman" w:cs="Times New Roman"/>
          <w:iCs/>
        </w:rPr>
      </w:pPr>
      <w:r w:rsidRPr="00C02598">
        <w:rPr>
          <w:rFonts w:ascii="Times New Roman" w:hAnsi="Times New Roman" w:cs="Times New Roman"/>
          <w:iCs/>
        </w:rPr>
        <w:t xml:space="preserve">Beta diversity analyses at the genus level from CLR-transformed abundances revealed marked compositional and structural divergence between groups (Fig. 4). Bray-Curtis PCoA explained 32.4% of total variance with significant group separation (PERMANOVA R² = 0.08, F = 8.42, </w:t>
      </w:r>
      <w:r w:rsidRPr="00C02598">
        <w:rPr>
          <w:rFonts w:ascii="Times New Roman" w:hAnsi="Times New Roman" w:cs="Times New Roman"/>
          <w:i/>
        </w:rPr>
        <w:t>p</w:t>
      </w:r>
      <w:r w:rsidRPr="00C02598">
        <w:rPr>
          <w:rFonts w:ascii="Times New Roman" w:hAnsi="Times New Roman" w:cs="Times New Roman"/>
          <w:iCs/>
        </w:rPr>
        <w:t xml:space="preserve"> = 0.003). Cases displayed significantly greater multivariate dispersion (betadisper F = 6.87, </w:t>
      </w:r>
      <w:r w:rsidRPr="00C02598">
        <w:rPr>
          <w:rFonts w:ascii="Times New Roman" w:hAnsi="Times New Roman" w:cs="Times New Roman"/>
          <w:i/>
        </w:rPr>
        <w:t>p</w:t>
      </w:r>
      <w:r w:rsidRPr="00C02598">
        <w:rPr>
          <w:rFonts w:ascii="Times New Roman" w:hAnsi="Times New Roman" w:cs="Times New Roman"/>
          <w:iCs/>
        </w:rPr>
        <w:t xml:space="preserve"> = 0.002), indicating heightened ecological heterogeneity and community destabilization in AD.</w:t>
      </w:r>
    </w:p>
    <w:p w14:paraId="56A986D1" w14:textId="76096DE4" w:rsidR="0071566F" w:rsidRPr="00C02598" w:rsidRDefault="00000000" w:rsidP="004740BE">
      <w:pPr>
        <w:pStyle w:val="BodyText"/>
        <w:spacing w:line="360" w:lineRule="auto"/>
        <w:jc w:val="both"/>
        <w:rPr>
          <w:rFonts w:ascii="Times New Roman" w:hAnsi="Times New Roman" w:cs="Times New Roman"/>
          <w:iCs/>
        </w:rPr>
      </w:pPr>
      <w:r w:rsidRPr="00137EBA">
        <w:rPr>
          <w:rFonts w:ascii="Times New Roman" w:hAnsi="Times New Roman" w:cs="Times New Roman"/>
        </w:rPr>
        <w:t xml:space="preserve">Presence-absence analyses using Jaccard distances corroborated these findings, with NMDS (stress = 0.265; Fig. 4C) and PCoA (PC1: 7.4%, PC2: 6.7%; Fig. 4D) both demonstrating </w:t>
      </w:r>
      <w:r>
        <w:rPr>
          <w:rFonts w:ascii="Times New Roman" w:hAnsi="Times New Roman" w:cs="Times New Roman"/>
          <w:iCs/>
        </w:rPr>
        <w:t xml:space="preserve">significant compositional (PERMANOVA R² = 0.10, F = 11.23, </w:t>
      </w:r>
      <w:r>
        <w:rPr>
          <w:rFonts w:ascii="Times New Roman" w:hAnsi="Times New Roman" w:cs="Times New Roman"/>
          <w:i/>
          <w:iCs/>
        </w:rPr>
        <w:t>p</w:t>
      </w:r>
      <w:r>
        <w:rPr>
          <w:rFonts w:ascii="Times New Roman" w:hAnsi="Times New Roman" w:cs="Times New Roman"/>
          <w:iCs/>
        </w:rPr>
        <w:t xml:space="preserve"> = 0.001) and dispersion </w:t>
      </w:r>
      <w:r>
        <w:rPr>
          <w:rFonts w:ascii="Times New Roman" w:hAnsi="Times New Roman" w:cs="Times New Roman"/>
          <w:iCs/>
        </w:rPr>
        <w:lastRenderedPageBreak/>
        <w:t xml:space="preserve">differences (betadisper F = 9.56, </w:t>
      </w:r>
      <w:r>
        <w:rPr>
          <w:rFonts w:ascii="Times New Roman" w:hAnsi="Times New Roman" w:cs="Times New Roman"/>
          <w:i/>
          <w:iCs/>
        </w:rPr>
        <w:t>p</w:t>
      </w:r>
      <w:r>
        <w:rPr>
          <w:rFonts w:ascii="Times New Roman" w:hAnsi="Times New Roman" w:cs="Times New Roman"/>
          <w:iCs/>
        </w:rPr>
        <w:t xml:space="preserve"> = 0.001). Collectively, these multivariate analyses demonstrate that disease status is associated with substantial reorganization of microbial community architecture and stability. Notably, cases exhibited significantly increased community variability and alpha diversity relative to controls, indicative of heightened ecological heterogeneity and destabilization. These patterns reflect a dysbiotic profile characterized by disruption of competitive exclusion and regulatory mechanisms, facilitating opportunistic colonization and reducing community stabil</w:t>
      </w:r>
      <w:r w:rsidR="00C02598">
        <w:rPr>
          <w:rFonts w:ascii="Times New Roman" w:hAnsi="Times New Roman" w:cs="Times New Roman"/>
          <w:iCs/>
        </w:rPr>
        <w:t>ity.</w:t>
      </w:r>
    </w:p>
    <w:p w14:paraId="40A5D425"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rPr>
        <w:br/>
      </w:r>
    </w:p>
    <w:p w14:paraId="34C86F9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45EBFB64" wp14:editId="43C0255A">
            <wp:extent cx="5946558" cy="5913565"/>
            <wp:effectExtent l="0" t="0" r="0" b="0"/>
            <wp:docPr id="19" name="Picture" descr="Figure 4"/>
            <wp:cNvGraphicFramePr/>
            <a:graphic xmlns:a="http://schemas.openxmlformats.org/drawingml/2006/main">
              <a:graphicData uri="http://schemas.openxmlformats.org/drawingml/2006/picture">
                <pic:pic xmlns:pic="http://schemas.openxmlformats.org/drawingml/2006/picture">
                  <pic:nvPicPr>
                    <pic:cNvPr id="20" name="Picture" descr="Fig.%204.jpg"/>
                    <pic:cNvPicPr>
                      <a:picLocks noChangeAspect="1" noChangeArrowheads="1"/>
                    </pic:cNvPicPr>
                  </pic:nvPicPr>
                  <pic:blipFill>
                    <a:blip r:embed="rId12"/>
                    <a:stretch>
                      <a:fillRect/>
                    </a:stretch>
                  </pic:blipFill>
                  <pic:spPr bwMode="auto">
                    <a:xfrm>
                      <a:off x="0" y="0"/>
                      <a:ext cx="5968812" cy="5935696"/>
                    </a:xfrm>
                    <a:prstGeom prst="rect">
                      <a:avLst/>
                    </a:prstGeom>
                    <a:noFill/>
                    <a:ln w="9525">
                      <a:noFill/>
                      <a:headEnd/>
                      <a:tailEnd/>
                    </a:ln>
                  </pic:spPr>
                </pic:pic>
              </a:graphicData>
            </a:graphic>
          </wp:inline>
        </w:drawing>
      </w:r>
    </w:p>
    <w:p w14:paraId="086D35F8" w14:textId="77777777" w:rsidR="0071566F" w:rsidRPr="00137EBA" w:rsidRDefault="00000000" w:rsidP="00430B97">
      <w:pPr>
        <w:pStyle w:val="BodyText"/>
        <w:spacing w:line="276" w:lineRule="auto"/>
        <w:jc w:val="both"/>
        <w:rPr>
          <w:rFonts w:ascii="Times New Roman" w:hAnsi="Times New Roman" w:cs="Times New Roman"/>
        </w:rPr>
      </w:pPr>
      <w:r w:rsidRPr="00137EBA">
        <w:rPr>
          <w:rFonts w:ascii="Times New Roman" w:hAnsi="Times New Roman" w:cs="Times New Roman"/>
          <w:b/>
          <w:bCs/>
        </w:rPr>
        <w:t>Fig. 4:</w:t>
      </w:r>
      <w:r w:rsidRPr="00137EBA">
        <w:rPr>
          <w:rFonts w:ascii="Times New Roman" w:hAnsi="Times New Roman" w:cs="Times New Roman"/>
        </w:rPr>
        <w:t xml:space="preserve"> (</w:t>
      </w:r>
      <w:r w:rsidRPr="00137EBA">
        <w:rPr>
          <w:rFonts w:ascii="Times New Roman" w:hAnsi="Times New Roman" w:cs="Times New Roman"/>
          <w:b/>
          <w:bCs/>
        </w:rPr>
        <w:t xml:space="preserve">A </w:t>
      </w:r>
      <w:r w:rsidRPr="00137EBA">
        <w:rPr>
          <w:rFonts w:ascii="Times New Roman" w:hAnsi="Times New Roman" w:cs="Times New Roman"/>
        </w:rPr>
        <w:t>-</w:t>
      </w:r>
      <w:r w:rsidRPr="00137EBA">
        <w:rPr>
          <w:rFonts w:ascii="Times New Roman" w:hAnsi="Times New Roman" w:cs="Times New Roman"/>
          <w:b/>
          <w:bCs/>
        </w:rPr>
        <w:t xml:space="preserve"> B</w:t>
      </w:r>
      <w:r w:rsidRPr="00137EBA">
        <w:rPr>
          <w:rFonts w:ascii="Times New Roman" w:hAnsi="Times New Roman" w:cs="Times New Roman"/>
        </w:rPr>
        <w:t>) Non-metric multidimensional scaling (NMDS) ordination of Bray-Curtis (stress = 0.1626) and Jaccard distances (stress = 0.2647) showing distinct community clustering by group. (</w:t>
      </w:r>
      <w:r w:rsidRPr="00137EBA">
        <w:rPr>
          <w:rFonts w:ascii="Times New Roman" w:hAnsi="Times New Roman" w:cs="Times New Roman"/>
          <w:b/>
          <w:bCs/>
        </w:rPr>
        <w:t xml:space="preserve">C </w:t>
      </w:r>
      <w:r w:rsidRPr="00137EBA">
        <w:rPr>
          <w:rFonts w:ascii="Times New Roman" w:hAnsi="Times New Roman" w:cs="Times New Roman"/>
        </w:rPr>
        <w:t xml:space="preserve">- </w:t>
      </w:r>
      <w:r w:rsidRPr="00137EBA">
        <w:rPr>
          <w:rFonts w:ascii="Times New Roman" w:hAnsi="Times New Roman" w:cs="Times New Roman"/>
          <w:b/>
          <w:bCs/>
        </w:rPr>
        <w:t>D</w:t>
      </w:r>
      <w:r w:rsidRPr="00137EBA">
        <w:rPr>
          <w:rFonts w:ascii="Times New Roman" w:hAnsi="Times New Roman" w:cs="Times New Roman"/>
        </w:rPr>
        <w:t xml:space="preserve">) Principal coordinates analysis (PCoA) of the same distance matrices explaining 32.4% (Bray-Curtis) and 14.1% (Jaccard) of total variance. All beta diversity analyses (calculated at the genus level) show significant group differences (PERMANOVA </w:t>
      </w:r>
      <w:r w:rsidRPr="00137EBA">
        <w:rPr>
          <w:rFonts w:ascii="Times New Roman" w:hAnsi="Times New Roman" w:cs="Times New Roman"/>
          <w:i/>
        </w:rPr>
        <w:t>p</w:t>
      </w:r>
      <w:r w:rsidRPr="00137EBA">
        <w:rPr>
          <w:rFonts w:ascii="Times New Roman" w:hAnsi="Times New Roman" w:cs="Times New Roman"/>
        </w:rPr>
        <w:t xml:space="preserve"> ≤ 0.003) and dispersion differences (Betadisper </w:t>
      </w:r>
      <w:r w:rsidRPr="00137EBA">
        <w:rPr>
          <w:rFonts w:ascii="Times New Roman" w:hAnsi="Times New Roman" w:cs="Times New Roman"/>
          <w:i/>
        </w:rPr>
        <w:t>p</w:t>
      </w:r>
      <w:r w:rsidRPr="00137EBA">
        <w:rPr>
          <w:rFonts w:ascii="Times New Roman" w:hAnsi="Times New Roman" w:cs="Times New Roman"/>
        </w:rPr>
        <w:t xml:space="preserve"> ≤ 0.002).</w:t>
      </w:r>
    </w:p>
    <w:p w14:paraId="15CC2F0E" w14:textId="77777777" w:rsidR="00391305" w:rsidRDefault="00391305" w:rsidP="00D46FDE">
      <w:pPr>
        <w:pStyle w:val="BodyText"/>
        <w:spacing w:line="276" w:lineRule="auto"/>
        <w:rPr>
          <w:rFonts w:ascii="Times New Roman" w:hAnsi="Times New Roman" w:cs="Times New Roman"/>
        </w:rPr>
      </w:pPr>
    </w:p>
    <w:p w14:paraId="0D512263" w14:textId="77777777" w:rsidR="004740BE" w:rsidRDefault="004740BE" w:rsidP="00D46FDE">
      <w:pPr>
        <w:pStyle w:val="BodyText"/>
        <w:spacing w:line="276" w:lineRule="auto"/>
        <w:rPr>
          <w:rFonts w:ascii="Times New Roman" w:hAnsi="Times New Roman" w:cs="Times New Roman"/>
        </w:rPr>
      </w:pPr>
    </w:p>
    <w:p w14:paraId="4484293D" w14:textId="77777777" w:rsidR="004740BE" w:rsidRPr="00137EBA" w:rsidRDefault="004740BE" w:rsidP="00D46FDE">
      <w:pPr>
        <w:pStyle w:val="BodyText"/>
        <w:spacing w:line="276" w:lineRule="auto"/>
        <w:rPr>
          <w:rFonts w:ascii="Times New Roman" w:hAnsi="Times New Roman" w:cs="Times New Roman"/>
        </w:rPr>
      </w:pPr>
    </w:p>
    <w:p w14:paraId="2BB9DB0A"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lastRenderedPageBreak/>
        <w:t>Predictive Functional Profiling</w:t>
      </w:r>
    </w:p>
    <w:p w14:paraId="1414E57A" w14:textId="1548B863"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Predictive functional profiling via PICRUSt2 revealed coordinated increase in predicted biosynthetic pathway abundance in AD-associated microbiomes (Fig. 5). The most pronounced increase occurred in peptidoglycan maturation (PWY0-1586), with 58% higher median abundance in cases versus controls (87,000 vs 55,000 units; </w:t>
      </w:r>
      <w:r>
        <w:rPr>
          <w:rFonts w:ascii="Times New Roman" w:hAnsi="Times New Roman" w:cs="Times New Roman"/>
          <w:i/>
          <w:iCs/>
        </w:rPr>
        <w:t>p</w:t>
      </w:r>
      <w:r>
        <w:rPr>
          <w:rFonts w:ascii="Times New Roman" w:hAnsi="Times New Roman" w:cs="Times New Roman"/>
          <w:iCs/>
        </w:rPr>
        <w:t xml:space="preserve"> &lt; 0.001). Additional pathways showing robust increase in predicted abundance included thiamine formation (PWY-7357), CDP-diacylglycerol biosynthesis I and II (PWY-5667, PWY0-1319), superpathway of phospholipid biosynthesis I (PHOLIPSYNT-PWY), and tetrahydrofolate biosynthesis (PWY-6612). All exhibited log₂ fold changes between 0.35 and 0.45 (1.3</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sidRPr="00C02598">
        <w:rPr>
          <w:rFonts w:ascii="Times New Roman" w:hAnsi="Times New Roman" w:cs="Times New Roman"/>
          <w:iCs/>
        </w:rPr>
        <w:t xml:space="preserve"> </w:t>
      </w:r>
      <w:r w:rsidRPr="00C02598">
        <w:rPr>
          <w:rFonts w:ascii="Times New Roman" w:hAnsi="Times New Roman" w:cs="Times New Roman"/>
          <w:iCs/>
        </w:rPr>
        <w:t>1.4-fold increases), with coefficient of variation &lt; 2% across pathways, indicating systematic inferred enrichment of biosynthetic potential.</w:t>
      </w:r>
    </w:p>
    <w:p w14:paraId="00B440CE" w14:textId="66299533" w:rsidR="0071566F" w:rsidRPr="00137EBA" w:rsidRDefault="00000000" w:rsidP="004740BE">
      <w:pPr>
        <w:pStyle w:val="BodyText"/>
        <w:spacing w:line="360" w:lineRule="auto"/>
        <w:jc w:val="both"/>
        <w:rPr>
          <w:rFonts w:ascii="Times New Roman" w:hAnsi="Times New Roman" w:cs="Times New Roman"/>
        </w:rPr>
      </w:pPr>
      <w:r>
        <w:rPr>
          <w:rFonts w:ascii="Times New Roman" w:hAnsi="Times New Roman" w:cs="Times New Roman"/>
          <w:iCs/>
        </w:rPr>
        <w:t xml:space="preserve">Volcano plot analysis identified six predicted pathways with robust statistical significance and consistent inferred enrichment in cases (Supplementary Fig. 5C). The most significant was thiamine formation from pyrithiamine and oxythiamine (PWY-7357; </w:t>
      </w:r>
      <w:r>
        <w:rPr>
          <w:rFonts w:ascii="Times New Roman" w:hAnsi="Times New Roman" w:cs="Times New Roman"/>
          <w:i/>
          <w:iCs/>
        </w:rPr>
        <w:t>p</w:t>
      </w:r>
      <w:r>
        <w:rPr>
          <w:rFonts w:ascii="Times New Roman" w:hAnsi="Times New Roman" w:cs="Times New Roman"/>
          <w:iCs/>
        </w:rPr>
        <w:t xml:space="preserve"> = 5.60 × 10⁻³), followed by CDP-diacylglycerol biosynthesis I (PWY-5667) and PWY0-1586 (both </w:t>
      </w:r>
      <w:r>
        <w:rPr>
          <w:rFonts w:ascii="Times New Roman" w:hAnsi="Times New Roman" w:cs="Times New Roman"/>
          <w:i/>
          <w:iCs/>
        </w:rPr>
        <w:t>p</w:t>
      </w:r>
      <w:r>
        <w:rPr>
          <w:rFonts w:ascii="Times New Roman" w:hAnsi="Times New Roman" w:cs="Times New Roman"/>
          <w:iCs/>
        </w:rPr>
        <w:t xml:space="preserve"> = 6.27 × 10⁻³). Additional pathways with significant predicted enrichment included the superpathway of phospholipid biosynthesis I (PHOLIPSYNT-PWY; </w:t>
      </w:r>
      <w:r>
        <w:rPr>
          <w:rFonts w:ascii="Times New Roman" w:hAnsi="Times New Roman" w:cs="Times New Roman"/>
          <w:i/>
          <w:iCs/>
        </w:rPr>
        <w:t>p</w:t>
      </w:r>
      <w:r>
        <w:rPr>
          <w:rFonts w:ascii="Times New Roman" w:hAnsi="Times New Roman" w:cs="Times New Roman"/>
          <w:iCs/>
        </w:rPr>
        <w:t xml:space="preserve"> = 7.32 × 10⁻³) and the superpathway of tetrahydrofolate biosynthesis (PWY-6612; </w:t>
      </w:r>
      <w:r>
        <w:rPr>
          <w:rFonts w:ascii="Times New Roman" w:hAnsi="Times New Roman" w:cs="Times New Roman"/>
          <w:i/>
          <w:iCs/>
        </w:rPr>
        <w:t>p</w:t>
      </w:r>
      <w:r>
        <w:rPr>
          <w:rFonts w:ascii="Times New Roman" w:hAnsi="Times New Roman" w:cs="Times New Roman"/>
          <w:iCs/>
        </w:rPr>
        <w:t xml:space="preserve"> = 7.65 × 10⁻³). All significantly altered predicted pathways exhibited log₂ fold changes between 0.35 and 0.45 (1.3</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sidRPr="00C02598">
        <w:rPr>
          <w:rFonts w:ascii="Times New Roman" w:hAnsi="Times New Roman" w:cs="Times New Roman"/>
          <w:iCs/>
        </w:rPr>
        <w:t xml:space="preserve"> </w:t>
      </w:r>
      <w:r w:rsidRPr="00C02598">
        <w:rPr>
          <w:rFonts w:ascii="Times New Roman" w:hAnsi="Times New Roman" w:cs="Times New Roman"/>
          <w:iCs/>
        </w:rPr>
        <w:t>1.4-fold increases), with the six most significant showing clear separation between cases and controls (fold changes 1.36</w:t>
      </w:r>
      <w:r w:rsidR="00BE2F5D" w:rsidRPr="00C02598">
        <w:rPr>
          <w:rFonts w:ascii="Times New Roman" w:hAnsi="Times New Roman" w:cs="Times New Roman"/>
          <w:iCs/>
        </w:rPr>
        <w:t xml:space="preserve"> </w:t>
      </w:r>
      <w:r w:rsidRPr="00C02598">
        <w:rPr>
          <w:rFonts w:ascii="Times New Roman" w:hAnsi="Times New Roman" w:cs="Times New Roman"/>
          <w:iCs/>
        </w:rPr>
        <w:t>-</w:t>
      </w:r>
      <w:r w:rsidR="00BE2F5D">
        <w:rPr>
          <w:rFonts w:ascii="Times New Roman" w:hAnsi="Times New Roman" w:cs="Times New Roman"/>
        </w:rPr>
        <w:t xml:space="preserve"> </w:t>
      </w:r>
      <w:r w:rsidRPr="00137EBA">
        <w:rPr>
          <w:rFonts w:ascii="Times New Roman" w:hAnsi="Times New Roman" w:cs="Times New Roman"/>
        </w:rPr>
        <w:t>1.38; Fig. 5B). Thiamine formation (PWY-7357), CDP-diacylglycerol biosynthesis II (PWY0-1319), and PWY-5667 displayed nearly identical fold changes (1.36</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1.37), suggesting coordinated regulation of these biosynthetic processes.</w:t>
      </w:r>
    </w:p>
    <w:p w14:paraId="1E26DD41" w14:textId="38EEF784"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The predicted phospholipid synthesis pathway was significantly enriched in cases (fold change = 1.36, </w:t>
      </w:r>
      <w:r>
        <w:rPr>
          <w:rFonts w:ascii="Times New Roman" w:hAnsi="Times New Roman" w:cs="Times New Roman"/>
          <w:i/>
          <w:iCs/>
        </w:rPr>
        <w:t>p</w:t>
      </w:r>
      <w:r>
        <w:rPr>
          <w:rFonts w:ascii="Times New Roman" w:hAnsi="Times New Roman" w:cs="Times New Roman"/>
          <w:iCs/>
        </w:rPr>
        <w:t xml:space="preserve"> = 7.32 × 10⁻³). The striking consistency in fold change across diverse biosynthetic pathways (coefficient of variation &lt; 2%) indicates a systematic inferred shift in predicted metabolic potential, rather than stochastic perturbation. Collectively, these predictive functional profiles suggest that cases are characterized by a distinct inferred metabolic signature, marked by coordinated enrichment of predicted biosynthetic pathways </w:t>
      </w:r>
      <w:r w:rsidR="00BE2F5D" w:rsidRPr="00C02598">
        <w:rPr>
          <w:rFonts w:ascii="Times New Roman" w:hAnsi="Times New Roman" w:cs="Times New Roman"/>
          <w:iCs/>
        </w:rPr>
        <w:t>-</w:t>
      </w:r>
      <w:r w:rsidRPr="00C02598">
        <w:rPr>
          <w:rFonts w:ascii="Times New Roman" w:hAnsi="Times New Roman" w:cs="Times New Roman"/>
          <w:iCs/>
        </w:rPr>
        <w:t xml:space="preserve"> most notably those involved in phospholipid metabolism and peptidoglycan maturation.</w:t>
      </w:r>
    </w:p>
    <w:p w14:paraId="5402C5DA" w14:textId="77777777" w:rsidR="0071566F" w:rsidRPr="00137EBA" w:rsidRDefault="00000000" w:rsidP="00D46FDE">
      <w:pPr>
        <w:pStyle w:val="BodyText"/>
        <w:spacing w:line="276" w:lineRule="auto"/>
        <w:rPr>
          <w:rFonts w:ascii="Times New Roman" w:hAnsi="Times New Roman" w:cs="Times New Roman"/>
        </w:rPr>
      </w:pPr>
      <w:commentRangeStart w:id="150"/>
      <w:r w:rsidRPr="00137EBA">
        <w:rPr>
          <w:rFonts w:ascii="Times New Roman" w:hAnsi="Times New Roman" w:cs="Times New Roman"/>
          <w:noProof/>
        </w:rPr>
        <w:lastRenderedPageBreak/>
        <w:drawing>
          <wp:inline distT="0" distB="0" distL="0" distR="0" wp14:anchorId="79D2F10E" wp14:editId="681ADA06">
            <wp:extent cx="5913565" cy="7149465"/>
            <wp:effectExtent l="0" t="0" r="0" b="0"/>
            <wp:docPr id="22" name="Picture" descr="Figure 5"/>
            <wp:cNvGraphicFramePr/>
            <a:graphic xmlns:a="http://schemas.openxmlformats.org/drawingml/2006/main">
              <a:graphicData uri="http://schemas.openxmlformats.org/drawingml/2006/picture">
                <pic:pic xmlns:pic="http://schemas.openxmlformats.org/drawingml/2006/picture">
                  <pic:nvPicPr>
                    <pic:cNvPr id="23" name="Picture" descr="Fig.%205.jpg"/>
                    <pic:cNvPicPr>
                      <a:picLocks noChangeAspect="1" noChangeArrowheads="1"/>
                    </pic:cNvPicPr>
                  </pic:nvPicPr>
                  <pic:blipFill>
                    <a:blip r:embed="rId13"/>
                    <a:stretch>
                      <a:fillRect/>
                    </a:stretch>
                  </pic:blipFill>
                  <pic:spPr bwMode="auto">
                    <a:xfrm>
                      <a:off x="0" y="0"/>
                      <a:ext cx="5930402" cy="7169821"/>
                    </a:xfrm>
                    <a:prstGeom prst="rect">
                      <a:avLst/>
                    </a:prstGeom>
                    <a:noFill/>
                    <a:ln w="9525">
                      <a:noFill/>
                      <a:headEnd/>
                      <a:tailEnd/>
                    </a:ln>
                  </pic:spPr>
                </pic:pic>
              </a:graphicData>
            </a:graphic>
          </wp:inline>
        </w:drawing>
      </w:r>
      <w:commentRangeEnd w:id="150"/>
      <w:r w:rsidR="006352D3" w:rsidRPr="00137EBA">
        <w:rPr>
          <w:rStyle w:val="CommentReference"/>
          <w:rFonts w:ascii="Times New Roman" w:hAnsi="Times New Roman" w:cs="Times New Roman"/>
          <w:sz w:val="24"/>
          <w:szCs w:val="24"/>
        </w:rPr>
        <w:commentReference w:id="150"/>
      </w:r>
    </w:p>
    <w:p w14:paraId="096D2D3A" w14:textId="77777777" w:rsidR="0071566F" w:rsidRPr="00C02598" w:rsidRDefault="00000000" w:rsidP="003F0D96">
      <w:pPr>
        <w:pStyle w:val="BodyText"/>
        <w:spacing w:line="276" w:lineRule="auto"/>
        <w:jc w:val="both"/>
        <w:rPr>
          <w:rFonts w:ascii="Times New Roman" w:hAnsi="Times New Roman" w:cs="Times New Roman"/>
          <w:iCs/>
        </w:rPr>
      </w:pPr>
      <w:r w:rsidRPr="00BE2F5D">
        <w:rPr>
          <w:rFonts w:ascii="Times New Roman" w:hAnsi="Times New Roman" w:cs="Times New Roman"/>
          <w:b/>
          <w:bCs/>
        </w:rPr>
        <w:t>Fig. 5:</w:t>
      </w:r>
      <w:r w:rsidRPr="00137EBA">
        <w:rPr>
          <w:rFonts w:ascii="Times New Roman" w:hAnsi="Times New Roman" w:cs="Times New Roman"/>
        </w:rPr>
        <w:t xml:space="preserve"> Comparative Pathway Analysis of Metabolic Dysregulation. (</w:t>
      </w:r>
      <w:r w:rsidRPr="00BE2F5D">
        <w:rPr>
          <w:rFonts w:ascii="Times New Roman" w:hAnsi="Times New Roman" w:cs="Times New Roman"/>
          <w:b/>
          <w:bCs/>
        </w:rPr>
        <w:t>A</w:t>
      </w:r>
      <w:r w:rsidRPr="00137EBA">
        <w:rPr>
          <w:rFonts w:ascii="Times New Roman" w:hAnsi="Times New Roman" w:cs="Times New Roman"/>
        </w:rPr>
        <w:t>) Differential abundance of the top 15 metabolic pathways between cases and controls. Fourteen pathways show significant predicted enrichment in cases. Volcano plot and distribution analyses (</w:t>
      </w:r>
      <w:r w:rsidRPr="00BE2F5D">
        <w:rPr>
          <w:rFonts w:ascii="Times New Roman" w:hAnsi="Times New Roman" w:cs="Times New Roman"/>
          <w:b/>
          <w:bCs/>
        </w:rPr>
        <w:t>B</w:t>
      </w:r>
      <w:r w:rsidRPr="00137EBA">
        <w:rPr>
          <w:rFonts w:ascii="Times New Roman" w:hAnsi="Times New Roman" w:cs="Times New Roman"/>
        </w:rPr>
        <w:t xml:space="preserve"> and Supplementary Fig. </w:t>
      </w:r>
      <w:r w:rsidRPr="00BE2F5D">
        <w:rPr>
          <w:rFonts w:ascii="Times New Roman" w:hAnsi="Times New Roman" w:cs="Times New Roman"/>
          <w:b/>
          <w:bCs/>
        </w:rPr>
        <w:t>5C</w:t>
      </w:r>
      <w:r w:rsidRPr="00137EBA">
        <w:rPr>
          <w:rFonts w:ascii="Times New Roman" w:hAnsi="Times New Roman" w:cs="Times New Roman"/>
        </w:rPr>
        <w:t xml:space="preserve">) highlight six pathways with robust statistical significance and consistent </w:t>
      </w:r>
      <w:r>
        <w:rPr>
          <w:rFonts w:ascii="Times New Roman" w:hAnsi="Times New Roman" w:cs="Times New Roman"/>
          <w:iCs/>
        </w:rPr>
        <w:t xml:space="preserve">predicted enrichment </w:t>
      </w:r>
      <w:r>
        <w:rPr>
          <w:rFonts w:ascii="Times New Roman" w:hAnsi="Times New Roman" w:cs="Times New Roman"/>
          <w:iCs/>
        </w:rPr>
        <w:lastRenderedPageBreak/>
        <w:t xml:space="preserve">(fold change: 1.36-1.38, p ≤ 0.01), with PWY0-1586 displaying the most pronounced increase (median: 87,000 vs. 55,000 units; </w:t>
      </w:r>
      <w:r>
        <w:rPr>
          <w:rFonts w:ascii="Times New Roman" w:hAnsi="Times New Roman" w:cs="Times New Roman"/>
          <w:i/>
          <w:iCs/>
        </w:rPr>
        <w:t>p</w:t>
      </w:r>
      <w:r>
        <w:rPr>
          <w:rFonts w:ascii="Times New Roman" w:hAnsi="Times New Roman" w:cs="Times New Roman"/>
          <w:iCs/>
        </w:rPr>
        <w:t xml:space="preserve"> &lt; 0.001)  </w:t>
      </w:r>
    </w:p>
    <w:p w14:paraId="3C6CD0F4" w14:textId="271823BD" w:rsidR="0071566F" w:rsidRPr="00137EBA" w:rsidRDefault="0071566F" w:rsidP="00D46FDE">
      <w:pPr>
        <w:pStyle w:val="BodyText"/>
        <w:spacing w:line="276" w:lineRule="auto"/>
        <w:rPr>
          <w:rFonts w:ascii="Times New Roman" w:hAnsi="Times New Roman" w:cs="Times New Roman"/>
        </w:rPr>
      </w:pPr>
    </w:p>
    <w:p w14:paraId="3598F40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Machine Learning Classification</w:t>
      </w:r>
    </w:p>
    <w:p w14:paraId="569C3B57" w14:textId="14E155DA" w:rsidR="00F1699F" w:rsidRPr="00137EBA" w:rsidRDefault="00F1699F" w:rsidP="004740BE">
      <w:pPr>
        <w:pStyle w:val="BodyText"/>
        <w:spacing w:line="360" w:lineRule="auto"/>
        <w:jc w:val="both"/>
        <w:rPr>
          <w:rFonts w:ascii="Times New Roman" w:hAnsi="Times New Roman" w:cs="Times New Roman"/>
        </w:rPr>
      </w:pPr>
      <w:r w:rsidRPr="00137EBA">
        <w:rPr>
          <w:rFonts w:ascii="Times New Roman" w:hAnsi="Times New Roman" w:cs="Times New Roman"/>
        </w:rPr>
        <w:t>Machine learning classification using CLR-transformed ASV abundances demonstrated strong diagnostic potential of oral microbiome signatures (Fig. 6). Random Forest achieved optimal performance with AUC = 0.85 (95% CI: 0.72-0.98), outperforming Gradient Boosting (AUC = 0.77), Logistic Regression (AUC = 0.75), and SVM (AUC = 0.69). Confusion matrix analysis revealed 77.8% sensitivity and 81.8% specificity for Random Forest. Feature importance analysis identified Tannerella (~ 0.038), Gemella (~ 0.038), and Haemophilus (~ 0.029) as the top discriminating biomarkers (Supplementary Fig. 6).</w:t>
      </w:r>
    </w:p>
    <w:p w14:paraId="18FB73DB" w14:textId="77777777" w:rsidR="0071566F" w:rsidRPr="00137EBA" w:rsidRDefault="00000000" w:rsidP="00F1699F">
      <w:pPr>
        <w:pStyle w:val="BodyText"/>
        <w:spacing w:line="276" w:lineRule="auto"/>
        <w:jc w:val="both"/>
        <w:rPr>
          <w:rFonts w:ascii="Times New Roman" w:hAnsi="Times New Roman" w:cs="Times New Roman"/>
        </w:rPr>
      </w:pPr>
      <w:r w:rsidRPr="00137EBA">
        <w:rPr>
          <w:rFonts w:ascii="Times New Roman" w:hAnsi="Times New Roman" w:cs="Times New Roman"/>
        </w:rPr>
        <w:t>      </w:t>
      </w:r>
    </w:p>
    <w:p w14:paraId="2465B0BC" w14:textId="77777777" w:rsidR="007769A6" w:rsidRPr="00137EBA" w:rsidRDefault="00000000" w:rsidP="007769A6">
      <w:pPr>
        <w:pStyle w:val="BodyText"/>
        <w:spacing w:line="276" w:lineRule="auto"/>
        <w:jc w:val="center"/>
        <w:rPr>
          <w:rFonts w:ascii="Times New Roman" w:hAnsi="Times New Roman" w:cs="Times New Roman"/>
        </w:rPr>
      </w:pPr>
      <w:r w:rsidRPr="00137EBA">
        <w:rPr>
          <w:rFonts w:ascii="Times New Roman" w:hAnsi="Times New Roman" w:cs="Times New Roman"/>
          <w:noProof/>
        </w:rPr>
        <w:drawing>
          <wp:inline distT="0" distB="0" distL="0" distR="0" wp14:anchorId="6093C282" wp14:editId="30E78C8B">
            <wp:extent cx="4204906" cy="3090272"/>
            <wp:effectExtent l="0" t="0" r="0" b="0"/>
            <wp:docPr id="25" name="Picture" descr="ROC Curve"/>
            <wp:cNvGraphicFramePr/>
            <a:graphic xmlns:a="http://schemas.openxmlformats.org/drawingml/2006/main">
              <a:graphicData uri="http://schemas.openxmlformats.org/drawingml/2006/picture">
                <pic:pic xmlns:pic="http://schemas.openxmlformats.org/drawingml/2006/picture">
                  <pic:nvPicPr>
                    <pic:cNvPr id="26" name="Picture" descr="ml_GradientBoosting_roc_curve.png"/>
                    <pic:cNvPicPr>
                      <a:picLocks noChangeAspect="1" noChangeArrowheads="1"/>
                    </pic:cNvPicPr>
                  </pic:nvPicPr>
                  <pic:blipFill rotWithShape="1">
                    <a:blip r:embed="rId14"/>
                    <a:srcRect l="1705" t="1909" r="2260" b="2652"/>
                    <a:stretch>
                      <a:fillRect/>
                    </a:stretch>
                  </pic:blipFill>
                  <pic:spPr bwMode="auto">
                    <a:xfrm>
                      <a:off x="0" y="0"/>
                      <a:ext cx="4242590" cy="3117967"/>
                    </a:xfrm>
                    <a:prstGeom prst="rect">
                      <a:avLst/>
                    </a:prstGeom>
                    <a:noFill/>
                    <a:ln>
                      <a:noFill/>
                    </a:ln>
                    <a:extLst>
                      <a:ext uri="{53640926-AAD7-44D8-BBD7-CCE9431645EC}">
                        <a14:shadowObscured xmlns:a14="http://schemas.microsoft.com/office/drawing/2010/main"/>
                      </a:ext>
                    </a:extLst>
                  </pic:spPr>
                </pic:pic>
              </a:graphicData>
            </a:graphic>
          </wp:inline>
        </w:drawing>
      </w:r>
    </w:p>
    <w:p w14:paraId="03827279" w14:textId="3E6E3DEF"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01984692" w14:textId="67F45B76" w:rsidR="0071566F" w:rsidRPr="00137EBA" w:rsidRDefault="00000000" w:rsidP="007769A6">
      <w:pPr>
        <w:pStyle w:val="BodyText"/>
        <w:spacing w:line="276" w:lineRule="auto"/>
        <w:rPr>
          <w:rFonts w:ascii="Times New Roman" w:hAnsi="Times New Roman" w:cs="Times New Roman"/>
        </w:rPr>
      </w:pPr>
      <w:r w:rsidRPr="00137EBA">
        <w:rPr>
          <w:rFonts w:ascii="Times New Roman" w:hAnsi="Times New Roman" w:cs="Times New Roman"/>
          <w:noProof/>
        </w:rPr>
        <w:lastRenderedPageBreak/>
        <w:drawing>
          <wp:inline distT="0" distB="0" distL="0" distR="0" wp14:anchorId="6C9ADA79" wp14:editId="5139E349">
            <wp:extent cx="5332592" cy="3504088"/>
            <wp:effectExtent l="0" t="0" r="0" b="0"/>
            <wp:docPr id="28" name="Picture" descr="Feature Importance"/>
            <wp:cNvGraphicFramePr/>
            <a:graphic xmlns:a="http://schemas.openxmlformats.org/drawingml/2006/main">
              <a:graphicData uri="http://schemas.openxmlformats.org/drawingml/2006/picture">
                <pic:pic xmlns:pic="http://schemas.openxmlformats.org/drawingml/2006/picture">
                  <pic:nvPicPr>
                    <pic:cNvPr id="29" name="Picture" descr="rf_feature_importance.png"/>
                    <pic:cNvPicPr>
                      <a:picLocks noChangeAspect="1" noChangeArrowheads="1"/>
                    </pic:cNvPicPr>
                  </pic:nvPicPr>
                  <pic:blipFill rotWithShape="1">
                    <a:blip r:embed="rId15"/>
                    <a:srcRect t="5673"/>
                    <a:stretch>
                      <a:fillRect/>
                    </a:stretch>
                  </pic:blipFill>
                  <pic:spPr bwMode="auto">
                    <a:xfrm>
                      <a:off x="0" y="0"/>
                      <a:ext cx="5347087" cy="3513613"/>
                    </a:xfrm>
                    <a:prstGeom prst="rect">
                      <a:avLst/>
                    </a:prstGeom>
                    <a:noFill/>
                    <a:ln>
                      <a:noFill/>
                    </a:ln>
                    <a:extLst>
                      <a:ext uri="{53640926-AAD7-44D8-BBD7-CCE9431645EC}">
                        <a14:shadowObscured xmlns:a14="http://schemas.microsoft.com/office/drawing/2010/main"/>
                      </a:ext>
                    </a:extLst>
                  </pic:spPr>
                </pic:pic>
              </a:graphicData>
            </a:graphic>
          </wp:inline>
        </w:drawing>
      </w:r>
    </w:p>
    <w:p w14:paraId="2A1C82CD" w14:textId="22D2B8E8" w:rsidR="007769A6" w:rsidRPr="00137EBA" w:rsidRDefault="007769A6" w:rsidP="007769A6">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49D7F062" w14:textId="546261B0" w:rsidR="0071566F" w:rsidRDefault="00000000"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6: </w:t>
      </w:r>
      <w:r w:rsidRPr="00BE2F5D">
        <w:rPr>
          <w:rFonts w:ascii="Times New Roman" w:hAnsi="Times New Roman" w:cs="Times New Roman"/>
        </w:rPr>
        <w:t>Machine learning classification of case-control oral microbiome profiles. (A) Receiver operating characteristic curves comparing four machine learning algorithms on 20 test samples (9 cases, 11 controls) using CLR-transformed abundances as input features. Random Forest achieved the highest area under the curve (AUC = 0.85), followed by Gradient Boosting (AUC = 0.77), Logistic Regression (AUC = 0.75), and Support Vector Machine (AUC = 0.69). (B) Random Forest Mean Decrease Gini feature importance scores of the top 15 discriminating amplicon sequence variants (ASVs), indicating that ASV185 (Tannerella), ASV4 (Gemella), and ASV2 (Haemophilus) represent the strongest predictive biomarkers of disease status.</w:t>
      </w:r>
    </w:p>
    <w:p w14:paraId="0D398A79" w14:textId="77777777" w:rsidR="009612C3" w:rsidRPr="00137EBA" w:rsidRDefault="009612C3" w:rsidP="007769A6">
      <w:pPr>
        <w:pStyle w:val="BodyText"/>
        <w:spacing w:line="276" w:lineRule="auto"/>
        <w:jc w:val="both"/>
        <w:rPr>
          <w:rFonts w:ascii="Times New Roman" w:hAnsi="Times New Roman" w:cs="Times New Roman"/>
        </w:rPr>
      </w:pPr>
    </w:p>
    <w:p w14:paraId="2FBC6353" w14:textId="08B0574A"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Fecal-Only Microbiome Analys</w:t>
      </w:r>
      <w:ins w:id="151" w:author="RPB" w:date="2026-06-27T20:01:00Z">
        <w:r w:rsidR="006352D3">
          <w:rPr>
            <w:rFonts w:ascii="Times New Roman" w:hAnsi="Times New Roman" w:cs="Times New Roman"/>
            <w:b/>
            <w:bCs/>
          </w:rPr>
          <w:t>e</w:t>
        </w:r>
      </w:ins>
      <w:del w:id="152" w:author="RPB" w:date="2026-06-27T20:01:00Z">
        <w:r w:rsidRPr="00137EBA" w:rsidDel="006352D3">
          <w:rPr>
            <w:rFonts w:ascii="Times New Roman" w:hAnsi="Times New Roman" w:cs="Times New Roman"/>
            <w:b/>
            <w:bCs/>
          </w:rPr>
          <w:delText>i</w:delText>
        </w:r>
      </w:del>
      <w:r w:rsidRPr="00137EBA">
        <w:rPr>
          <w:rFonts w:ascii="Times New Roman" w:hAnsi="Times New Roman" w:cs="Times New Roman"/>
          <w:b/>
          <w:bCs/>
        </w:rPr>
        <w:t>s</w:t>
      </w:r>
    </w:p>
    <w:p w14:paraId="693B2A70" w14:textId="650DDD5E"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 xml:space="preserve">To validate whether the systemic signatures of AD are reflected in the gut microbiome of the same cohort, we conducted a parallel fecal-only analysis on 78 high-quality samples (32 AD cases, 46 controls). Alpha diversity analysis revealed a significant increase in </w:t>
      </w:r>
      <w:del w:id="153" w:author="RPB" w:date="2026-06-27T20:02:00Z">
        <w:r w:rsidDel="006352D3">
          <w:rPr>
            <w:rFonts w:ascii="Times New Roman" w:hAnsi="Times New Roman" w:cs="Times New Roman"/>
            <w:iCs/>
          </w:rPr>
          <w:delText>O</w:delText>
        </w:r>
      </w:del>
      <w:ins w:id="154" w:author="RPB" w:date="2026-06-27T20:02:00Z">
        <w:r w:rsidR="006352D3">
          <w:rPr>
            <w:rFonts w:ascii="Times New Roman" w:hAnsi="Times New Roman" w:cs="Times New Roman"/>
            <w:iCs/>
          </w:rPr>
          <w:t>o</w:t>
        </w:r>
      </w:ins>
      <w:r>
        <w:rPr>
          <w:rFonts w:ascii="Times New Roman" w:hAnsi="Times New Roman" w:cs="Times New Roman"/>
          <w:iCs/>
        </w:rPr>
        <w:t xml:space="preserve">bserved genus richness in AD cases compared to controls (Wilcoxon; Fig. 7A, </w:t>
      </w:r>
      <w:r>
        <w:rPr>
          <w:rFonts w:ascii="Times New Roman" w:hAnsi="Times New Roman" w:cs="Times New Roman"/>
          <w:i/>
          <w:iCs/>
        </w:rPr>
        <w:t>p</w:t>
      </w:r>
      <w:r>
        <w:rPr>
          <w:rFonts w:ascii="Times New Roman" w:hAnsi="Times New Roman" w:cs="Times New Roman"/>
          <w:iCs/>
        </w:rPr>
        <w:t xml:space="preserve"> = 0.0033), mirroring the pattern observed in the oral microbiome. However, no significant differences were observed in Shannon (Fig. 7B; </w:t>
      </w:r>
      <w:r>
        <w:rPr>
          <w:rFonts w:ascii="Times New Roman" w:hAnsi="Times New Roman" w:cs="Times New Roman"/>
          <w:i/>
          <w:iCs/>
        </w:rPr>
        <w:t>p</w:t>
      </w:r>
      <w:r>
        <w:rPr>
          <w:rFonts w:ascii="Times New Roman" w:hAnsi="Times New Roman" w:cs="Times New Roman"/>
          <w:iCs/>
        </w:rPr>
        <w:t xml:space="preserve"> = 0.3141) or Simpson (</w:t>
      </w:r>
      <w:r>
        <w:rPr>
          <w:rFonts w:ascii="Times New Roman" w:hAnsi="Times New Roman" w:cs="Times New Roman"/>
          <w:i/>
          <w:iCs/>
        </w:rPr>
        <w:t>p</w:t>
      </w:r>
      <w:r>
        <w:rPr>
          <w:rFonts w:ascii="Times New Roman" w:hAnsi="Times New Roman" w:cs="Times New Roman"/>
          <w:iCs/>
        </w:rPr>
        <w:t xml:space="preserve"> = 0.4951) diversity indices in fecal samples. Beta diversity analysis </w:t>
      </w:r>
      <w:r>
        <w:rPr>
          <w:rFonts w:ascii="Times New Roman" w:hAnsi="Times New Roman" w:cs="Times New Roman"/>
          <w:iCs/>
        </w:rPr>
        <w:lastRenderedPageBreak/>
        <w:t xml:space="preserve">using PCA on CLR-transformed abundances showed a weak trend toward structural divergence between AD cases and controls (PERMANOVA R² = 1.68%, F = 1.30, </w:t>
      </w:r>
      <w:r>
        <w:rPr>
          <w:rFonts w:ascii="Times New Roman" w:hAnsi="Times New Roman" w:cs="Times New Roman"/>
          <w:i/>
          <w:iCs/>
        </w:rPr>
        <w:t>p</w:t>
      </w:r>
      <w:r>
        <w:rPr>
          <w:rFonts w:ascii="Times New Roman" w:hAnsi="Times New Roman" w:cs="Times New Roman"/>
          <w:iCs/>
        </w:rPr>
        <w:t xml:space="preserve"> = 0.096).</w:t>
      </w:r>
    </w:p>
    <w:p w14:paraId="1DD7F743" w14:textId="54D86CAE" w:rsidR="0071566F" w:rsidRPr="00C02598" w:rsidRDefault="00000000" w:rsidP="004740BE">
      <w:pPr>
        <w:pStyle w:val="BodyText"/>
        <w:spacing w:line="360" w:lineRule="auto"/>
        <w:jc w:val="both"/>
        <w:rPr>
          <w:rFonts w:ascii="Times New Roman" w:hAnsi="Times New Roman" w:cs="Times New Roman"/>
          <w:iCs/>
        </w:rPr>
      </w:pPr>
      <w:r>
        <w:rPr>
          <w:rFonts w:ascii="Times New Roman" w:hAnsi="Times New Roman" w:cs="Times New Roman"/>
          <w:iCs/>
        </w:rPr>
        <w:t>Differential taxonomic abundance analys</w:t>
      </w:r>
      <w:ins w:id="155" w:author="RPB" w:date="2026-06-27T20:02:00Z">
        <w:r w:rsidR="006352D3">
          <w:rPr>
            <w:rFonts w:ascii="Times New Roman" w:hAnsi="Times New Roman" w:cs="Times New Roman"/>
            <w:iCs/>
          </w:rPr>
          <w:t>e</w:t>
        </w:r>
      </w:ins>
      <w:del w:id="156" w:author="RPB" w:date="2026-06-27T20:02:00Z">
        <w:r w:rsidDel="006352D3">
          <w:rPr>
            <w:rFonts w:ascii="Times New Roman" w:hAnsi="Times New Roman" w:cs="Times New Roman"/>
            <w:iCs/>
          </w:rPr>
          <w:delText>i</w:delText>
        </w:r>
      </w:del>
      <w:r>
        <w:rPr>
          <w:rFonts w:ascii="Times New Roman" w:hAnsi="Times New Roman" w:cs="Times New Roman"/>
          <w:iCs/>
        </w:rPr>
        <w:t xml:space="preserve">s identified 151 significant genera at an FDR threshold of </w:t>
      </w:r>
      <w:r>
        <w:rPr>
          <w:rFonts w:ascii="Times New Roman" w:hAnsi="Times New Roman" w:cs="Times New Roman"/>
          <w:i/>
          <w:iCs/>
        </w:rPr>
        <w:t>q</w:t>
      </w:r>
      <w:r>
        <w:rPr>
          <w:rFonts w:ascii="Times New Roman" w:hAnsi="Times New Roman" w:cs="Times New Roman"/>
          <w:iCs/>
        </w:rPr>
        <w:t xml:space="preserve"> &lt; 0.1. The top significant genera enriched in the fecal microbiome of AD cases included </w:t>
      </w:r>
      <w:r w:rsidRPr="008E1118">
        <w:rPr>
          <w:rFonts w:ascii="Times New Roman" w:hAnsi="Times New Roman" w:cs="Times New Roman"/>
          <w:i/>
        </w:rPr>
        <w:t>Ligilactobacillus</w:t>
      </w:r>
      <w:r>
        <w:rPr>
          <w:rFonts w:ascii="Times New Roman" w:hAnsi="Times New Roman" w:cs="Times New Roman"/>
          <w:iCs/>
        </w:rPr>
        <w:t xml:space="preserve"> (Mean Case CLR = -0.37 vs. Control = -1.24, </w:t>
      </w:r>
      <w:r>
        <w:rPr>
          <w:rFonts w:ascii="Times New Roman" w:hAnsi="Times New Roman" w:cs="Times New Roman"/>
          <w:i/>
          <w:iCs/>
        </w:rPr>
        <w:t>p</w:t>
      </w:r>
      <w:r>
        <w:rPr>
          <w:rFonts w:ascii="Times New Roman" w:hAnsi="Times New Roman" w:cs="Times New Roman"/>
          <w:iCs/>
        </w:rPr>
        <w:t xml:space="preserve"> = 5.65 × 10⁻⁵, </w:t>
      </w:r>
      <w:r>
        <w:rPr>
          <w:rFonts w:ascii="Times New Roman" w:hAnsi="Times New Roman" w:cs="Times New Roman"/>
          <w:i/>
          <w:iCs/>
        </w:rPr>
        <w:t>q</w:t>
      </w:r>
      <w:r>
        <w:rPr>
          <w:rFonts w:ascii="Times New Roman" w:hAnsi="Times New Roman" w:cs="Times New Roman"/>
          <w:iCs/>
        </w:rPr>
        <w:t xml:space="preserve"> = 0.0030), </w:t>
      </w:r>
      <w:r w:rsidRPr="008E1118">
        <w:rPr>
          <w:rFonts w:ascii="Times New Roman" w:hAnsi="Times New Roman" w:cs="Times New Roman"/>
          <w:i/>
        </w:rPr>
        <w:t>Sanguibacteroides</w:t>
      </w:r>
      <w:r>
        <w:rPr>
          <w:rFonts w:ascii="Times New Roman" w:hAnsi="Times New Roman" w:cs="Times New Roman"/>
          <w:iCs/>
        </w:rPr>
        <w:t xml:space="preserve"> (Mean Case CLR = -0.83 vs. Control = -1.27, </w:t>
      </w:r>
      <w:r>
        <w:rPr>
          <w:rFonts w:ascii="Times New Roman" w:hAnsi="Times New Roman" w:cs="Times New Roman"/>
          <w:i/>
          <w:iCs/>
        </w:rPr>
        <w:t>p</w:t>
      </w:r>
      <w:r>
        <w:rPr>
          <w:rFonts w:ascii="Times New Roman" w:hAnsi="Times New Roman" w:cs="Times New Roman"/>
          <w:iCs/>
        </w:rPr>
        <w:t xml:space="preserve"> = 1.49 × 10⁻⁴, </w:t>
      </w:r>
      <w:r>
        <w:rPr>
          <w:rFonts w:ascii="Times New Roman" w:hAnsi="Times New Roman" w:cs="Times New Roman"/>
          <w:i/>
          <w:iCs/>
        </w:rPr>
        <w:t>q</w:t>
      </w:r>
      <w:r>
        <w:rPr>
          <w:rFonts w:ascii="Times New Roman" w:hAnsi="Times New Roman" w:cs="Times New Roman"/>
          <w:iCs/>
        </w:rPr>
        <w:t xml:space="preserve"> = 0.0030), UC5-1-2E3 (Mean Case CLR = -0.93 vs. Control = -1.35, </w:t>
      </w:r>
      <w:r>
        <w:rPr>
          <w:rFonts w:ascii="Times New Roman" w:hAnsi="Times New Roman" w:cs="Times New Roman"/>
          <w:i/>
          <w:iCs/>
        </w:rPr>
        <w:t>p</w:t>
      </w:r>
      <w:r>
        <w:rPr>
          <w:rFonts w:ascii="Times New Roman" w:hAnsi="Times New Roman" w:cs="Times New Roman"/>
          <w:iCs/>
        </w:rPr>
        <w:t xml:space="preserve"> = 1.63 × 10⁻⁴, </w:t>
      </w:r>
      <w:r>
        <w:rPr>
          <w:rFonts w:ascii="Times New Roman" w:hAnsi="Times New Roman" w:cs="Times New Roman"/>
          <w:i/>
          <w:iCs/>
        </w:rPr>
        <w:t>q</w:t>
      </w:r>
      <w:r>
        <w:rPr>
          <w:rFonts w:ascii="Times New Roman" w:hAnsi="Times New Roman" w:cs="Times New Roman"/>
          <w:iCs/>
        </w:rPr>
        <w:t xml:space="preserve"> = 0.0030), </w:t>
      </w:r>
      <w:r w:rsidRPr="008E1118">
        <w:rPr>
          <w:rFonts w:ascii="Times New Roman" w:hAnsi="Times New Roman" w:cs="Times New Roman"/>
          <w:i/>
        </w:rPr>
        <w:t>Mogibacterium</w:t>
      </w:r>
      <w:r>
        <w:rPr>
          <w:rFonts w:ascii="Times New Roman" w:hAnsi="Times New Roman" w:cs="Times New Roman"/>
          <w:iCs/>
        </w:rPr>
        <w:t xml:space="preserve"> (Mean Case CLR = -1.05 vs. Control = -1.35, </w:t>
      </w:r>
      <w:r>
        <w:rPr>
          <w:rFonts w:ascii="Times New Roman" w:hAnsi="Times New Roman" w:cs="Times New Roman"/>
          <w:i/>
          <w:iCs/>
        </w:rPr>
        <w:t>p</w:t>
      </w:r>
      <w:r>
        <w:rPr>
          <w:rFonts w:ascii="Times New Roman" w:hAnsi="Times New Roman" w:cs="Times New Roman"/>
          <w:iCs/>
        </w:rPr>
        <w:t xml:space="preserve"> = 1.95 × 10⁻⁴, </w:t>
      </w:r>
      <w:r>
        <w:rPr>
          <w:rFonts w:ascii="Times New Roman" w:hAnsi="Times New Roman" w:cs="Times New Roman"/>
          <w:i/>
          <w:iCs/>
        </w:rPr>
        <w:t>q</w:t>
      </w:r>
      <w:r>
        <w:rPr>
          <w:rFonts w:ascii="Times New Roman" w:hAnsi="Times New Roman" w:cs="Times New Roman"/>
          <w:iCs/>
        </w:rPr>
        <w:t xml:space="preserve"> = 0.0030), </w:t>
      </w:r>
      <w:r w:rsidRPr="008E1118">
        <w:rPr>
          <w:rFonts w:ascii="Times New Roman" w:hAnsi="Times New Roman" w:cs="Times New Roman"/>
          <w:i/>
        </w:rPr>
        <w:t>Holdemanella</w:t>
      </w:r>
      <w:r>
        <w:rPr>
          <w:rFonts w:ascii="Times New Roman" w:hAnsi="Times New Roman" w:cs="Times New Roman"/>
          <w:iCs/>
        </w:rPr>
        <w:t xml:space="preserve"> (Mean Case CLR = -0.04 vs. Control = -1.07, </w:t>
      </w:r>
      <w:r>
        <w:rPr>
          <w:rFonts w:ascii="Times New Roman" w:hAnsi="Times New Roman" w:cs="Times New Roman"/>
          <w:i/>
          <w:iCs/>
        </w:rPr>
        <w:t>p</w:t>
      </w:r>
      <w:r>
        <w:rPr>
          <w:rFonts w:ascii="Times New Roman" w:hAnsi="Times New Roman" w:cs="Times New Roman"/>
          <w:iCs/>
        </w:rPr>
        <w:t xml:space="preserve"> = 2.12 × 10⁻⁴, </w:t>
      </w:r>
      <w:r>
        <w:rPr>
          <w:rFonts w:ascii="Times New Roman" w:hAnsi="Times New Roman" w:cs="Times New Roman"/>
          <w:i/>
          <w:iCs/>
        </w:rPr>
        <w:t>q</w:t>
      </w:r>
      <w:r>
        <w:rPr>
          <w:rFonts w:ascii="Times New Roman" w:hAnsi="Times New Roman" w:cs="Times New Roman"/>
          <w:iCs/>
        </w:rPr>
        <w:t xml:space="preserve"> = 0.0030), and </w:t>
      </w:r>
      <w:r w:rsidRPr="008E1118">
        <w:rPr>
          <w:rFonts w:ascii="Times New Roman" w:hAnsi="Times New Roman" w:cs="Times New Roman"/>
          <w:i/>
        </w:rPr>
        <w:t>Fusobacterium</w:t>
      </w:r>
      <w:r>
        <w:rPr>
          <w:rFonts w:ascii="Times New Roman" w:hAnsi="Times New Roman" w:cs="Times New Roman"/>
          <w:iCs/>
        </w:rPr>
        <w:t xml:space="preserve"> (Mean Case CLR = -0.93 vs. Control = -1.35, </w:t>
      </w:r>
      <w:r>
        <w:rPr>
          <w:rFonts w:ascii="Times New Roman" w:hAnsi="Times New Roman" w:cs="Times New Roman"/>
          <w:i/>
          <w:iCs/>
        </w:rPr>
        <w:t>p</w:t>
      </w:r>
      <w:r>
        <w:rPr>
          <w:rFonts w:ascii="Times New Roman" w:hAnsi="Times New Roman" w:cs="Times New Roman"/>
          <w:iCs/>
        </w:rPr>
        <w:t xml:space="preserve"> = 2.64 × 10⁻⁴, </w:t>
      </w:r>
      <w:r>
        <w:rPr>
          <w:rFonts w:ascii="Times New Roman" w:hAnsi="Times New Roman" w:cs="Times New Roman"/>
          <w:i/>
          <w:iCs/>
        </w:rPr>
        <w:t>q</w:t>
      </w:r>
      <w:r>
        <w:rPr>
          <w:rFonts w:ascii="Times New Roman" w:hAnsi="Times New Roman" w:cs="Times New Roman"/>
          <w:iCs/>
        </w:rPr>
        <w:t xml:space="preserve"> = 0.0030).</w:t>
      </w:r>
    </w:p>
    <w:p w14:paraId="26DE9706" w14:textId="1AB10D23" w:rsidR="007769A6" w:rsidRPr="00137EBA" w:rsidRDefault="00FF1007" w:rsidP="00D46FDE">
      <w:pPr>
        <w:pStyle w:val="BodyText"/>
        <w:spacing w:line="276" w:lineRule="auto"/>
        <w:rPr>
          <w:rFonts w:ascii="Times New Roman" w:hAnsi="Times New Roman" w:cs="Times New Roman"/>
          <w:b/>
          <w:bCs/>
        </w:rPr>
      </w:pPr>
      <w:r w:rsidRPr="00137EBA">
        <w:rPr>
          <w:rFonts w:ascii="Times New Roman" w:hAnsi="Times New Roman" w:cs="Times New Roman"/>
          <w:noProof/>
        </w:rPr>
        <w:drawing>
          <wp:inline distT="0" distB="0" distL="0" distR="0" wp14:anchorId="1551BE9A" wp14:editId="3F2A402D">
            <wp:extent cx="5913753" cy="2798859"/>
            <wp:effectExtent l="0" t="0" r="0" b="0"/>
            <wp:docPr id="31" name="Picture" descr="Fecal Alpha Diversity"/>
            <wp:cNvGraphicFramePr/>
            <a:graphic xmlns:a="http://schemas.openxmlformats.org/drawingml/2006/main">
              <a:graphicData uri="http://schemas.openxmlformats.org/drawingml/2006/picture">
                <pic:pic xmlns:pic="http://schemas.openxmlformats.org/drawingml/2006/picture">
                  <pic:nvPicPr>
                    <pic:cNvPr id="32" name="Picture" descr="Fig._6A.png"/>
                    <pic:cNvPicPr>
                      <a:picLocks noChangeAspect="1" noChangeArrowheads="1"/>
                    </pic:cNvPicPr>
                  </pic:nvPicPr>
                  <pic:blipFill rotWithShape="1">
                    <a:blip r:embed="rId16"/>
                    <a:srcRect r="2250" b="2819"/>
                    <a:stretch>
                      <a:fillRect/>
                    </a:stretch>
                  </pic:blipFill>
                  <pic:spPr bwMode="auto">
                    <a:xfrm>
                      <a:off x="0" y="0"/>
                      <a:ext cx="5979821" cy="2830128"/>
                    </a:xfrm>
                    <a:prstGeom prst="rect">
                      <a:avLst/>
                    </a:prstGeom>
                    <a:noFill/>
                    <a:ln>
                      <a:noFill/>
                    </a:ln>
                    <a:extLst>
                      <a:ext uri="{53640926-AAD7-44D8-BBD7-CCE9431645EC}">
                        <a14:shadowObscured xmlns:a14="http://schemas.microsoft.com/office/drawing/2010/main"/>
                      </a:ext>
                    </a:extLst>
                  </pic:spPr>
                </pic:pic>
              </a:graphicData>
            </a:graphic>
          </wp:inline>
        </w:drawing>
      </w:r>
    </w:p>
    <w:p w14:paraId="021E7EBD" w14:textId="66F0CCBC"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A</w:t>
      </w:r>
    </w:p>
    <w:p w14:paraId="6C2DD1EE" w14:textId="34DB97AA"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noProof/>
        </w:rPr>
        <w:lastRenderedPageBreak/>
        <w:drawing>
          <wp:inline distT="0" distB="0" distL="0" distR="0" wp14:anchorId="67562681" wp14:editId="1AA6B46D">
            <wp:extent cx="5747873" cy="3867462"/>
            <wp:effectExtent l="0" t="0" r="0" b="0"/>
            <wp:docPr id="34" name="Picture" descr="Fecal Beta Diversity"/>
            <wp:cNvGraphicFramePr/>
            <a:graphic xmlns:a="http://schemas.openxmlformats.org/drawingml/2006/main">
              <a:graphicData uri="http://schemas.openxmlformats.org/drawingml/2006/picture">
                <pic:pic xmlns:pic="http://schemas.openxmlformats.org/drawingml/2006/picture">
                  <pic:nvPicPr>
                    <pic:cNvPr id="35" name="Picture" descr="Fig._6B.png"/>
                    <pic:cNvPicPr>
                      <a:picLocks noChangeAspect="1" noChangeArrowheads="1"/>
                    </pic:cNvPicPr>
                  </pic:nvPicPr>
                  <pic:blipFill rotWithShape="1">
                    <a:blip r:embed="rId17"/>
                    <a:srcRect t="15027" r="5778" b="3579"/>
                    <a:stretch>
                      <a:fillRect/>
                    </a:stretch>
                  </pic:blipFill>
                  <pic:spPr bwMode="auto">
                    <a:xfrm>
                      <a:off x="0" y="0"/>
                      <a:ext cx="5840629" cy="3929873"/>
                    </a:xfrm>
                    <a:prstGeom prst="rect">
                      <a:avLst/>
                    </a:prstGeom>
                    <a:noFill/>
                    <a:ln>
                      <a:noFill/>
                    </a:ln>
                    <a:extLst>
                      <a:ext uri="{53640926-AAD7-44D8-BBD7-CCE9431645EC}">
                        <a14:shadowObscured xmlns:a14="http://schemas.microsoft.com/office/drawing/2010/main"/>
                      </a:ext>
                    </a:extLst>
                  </pic:spPr>
                </pic:pic>
              </a:graphicData>
            </a:graphic>
          </wp:inline>
        </w:drawing>
      </w:r>
    </w:p>
    <w:p w14:paraId="30AA1DF2" w14:textId="094B9260" w:rsidR="00FF1007" w:rsidRPr="00137EBA" w:rsidRDefault="00FF1007" w:rsidP="00FF1007">
      <w:pPr>
        <w:pStyle w:val="BodyText"/>
        <w:spacing w:line="276" w:lineRule="auto"/>
        <w:jc w:val="center"/>
        <w:rPr>
          <w:rFonts w:ascii="Times New Roman" w:hAnsi="Times New Roman" w:cs="Times New Roman"/>
          <w:b/>
          <w:bCs/>
        </w:rPr>
      </w:pPr>
      <w:r w:rsidRPr="00137EBA">
        <w:rPr>
          <w:rFonts w:ascii="Times New Roman" w:hAnsi="Times New Roman" w:cs="Times New Roman"/>
          <w:b/>
          <w:bCs/>
        </w:rPr>
        <w:t>B</w:t>
      </w:r>
    </w:p>
    <w:p w14:paraId="66F13AA3" w14:textId="77777777" w:rsidR="00FF1007" w:rsidRPr="00137EBA" w:rsidRDefault="00FF1007"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7: </w:t>
      </w:r>
      <w:r w:rsidRPr="00137EBA">
        <w:rPr>
          <w:rFonts w:ascii="Times New Roman" w:hAnsi="Times New Roman" w:cs="Times New Roman"/>
        </w:rPr>
        <w:t xml:space="preserve">Fecal Microbiome Diversity in Alzheimer's Disease. </w:t>
      </w:r>
      <w:r w:rsidRPr="00137EBA">
        <w:rPr>
          <w:rFonts w:ascii="Times New Roman" w:hAnsi="Times New Roman" w:cs="Times New Roman"/>
          <w:b/>
          <w:bCs/>
        </w:rPr>
        <w:t>(A)</w:t>
      </w:r>
      <w:r w:rsidRPr="00137EBA">
        <w:rPr>
          <w:rFonts w:ascii="Times New Roman" w:hAnsi="Times New Roman" w:cs="Times New Roman"/>
        </w:rPr>
        <w:t xml:space="preserve"> Alpha diversity comparisons (Observed Richness, Shannon Index, and Simpson Index) between healthy controls and AD cases. </w:t>
      </w:r>
      <w:r w:rsidRPr="00137EBA">
        <w:rPr>
          <w:rFonts w:ascii="Times New Roman" w:hAnsi="Times New Roman" w:cs="Times New Roman"/>
          <w:b/>
          <w:bCs/>
        </w:rPr>
        <w:t>(B)</w:t>
      </w:r>
      <w:r w:rsidRPr="00137EBA">
        <w:rPr>
          <w:rFonts w:ascii="Times New Roman" w:hAnsi="Times New Roman" w:cs="Times New Roman"/>
        </w:rPr>
        <w:t xml:space="preserve"> Principal Component Analysis (Aitchison distance) of fecal microbiome beta diversity.</w:t>
      </w:r>
    </w:p>
    <w:p w14:paraId="480445A9" w14:textId="77777777" w:rsidR="00FF1007" w:rsidRPr="00137EBA" w:rsidRDefault="00FF1007" w:rsidP="00D46FDE">
      <w:pPr>
        <w:pStyle w:val="BodyText"/>
        <w:spacing w:line="276" w:lineRule="auto"/>
        <w:rPr>
          <w:rFonts w:ascii="Times New Roman" w:hAnsi="Times New Roman" w:cs="Times New Roman"/>
          <w:b/>
          <w:bCs/>
        </w:rPr>
      </w:pPr>
    </w:p>
    <w:p w14:paraId="01358063" w14:textId="2B4F939C" w:rsidR="0071566F" w:rsidRPr="00C02598" w:rsidRDefault="00000000" w:rsidP="00D46FDE">
      <w:pPr>
        <w:pStyle w:val="BodyText"/>
        <w:spacing w:line="276" w:lineRule="auto"/>
        <w:rPr>
          <w:rFonts w:ascii="Times New Roman" w:hAnsi="Times New Roman" w:cs="Times New Roman"/>
        </w:rPr>
      </w:pPr>
      <w:r w:rsidRPr="00C02598">
        <w:rPr>
          <w:rFonts w:ascii="Times New Roman" w:hAnsi="Times New Roman" w:cs="Times New Roman"/>
          <w:b/>
          <w:bCs/>
        </w:rPr>
        <w:t>Combined Oral and Fecal Microbiome Comparison</w:t>
      </w:r>
    </w:p>
    <w:p w14:paraId="7C8B0E88" w14:textId="3586F6F2" w:rsidR="0071566F" w:rsidRPr="00C02598" w:rsidRDefault="00000000" w:rsidP="004740BE">
      <w:pPr>
        <w:pStyle w:val="BodyText"/>
        <w:spacing w:line="360" w:lineRule="auto"/>
        <w:jc w:val="both"/>
        <w:rPr>
          <w:rFonts w:ascii="Times New Roman" w:hAnsi="Times New Roman" w:cs="Times New Roman"/>
        </w:rPr>
      </w:pPr>
      <w:r>
        <w:rPr>
          <w:rFonts w:ascii="Times New Roman" w:hAnsi="Times New Roman" w:cs="Times New Roman"/>
        </w:rPr>
        <w:t xml:space="preserve">To compare the microbial landscapes of the oral cavity and gut, we performed a combined analysis of all 176 successfully processed samples (98 oral, 78 fecal) aligned at the genus level across 10 common genera. PCA ordination of combined CLR-transformed abundances (Fig. 8) revealed strong separation of samples primarily driven by body site (PC1 explaining the vast majority of variance). Sequential PERMANOVA confirmed that body site (SampleType) was the primary driver of microbial community variance (R² = 45.1%, F = 149.0, </w:t>
      </w:r>
      <w:r>
        <w:rPr>
          <w:rFonts w:ascii="Times New Roman" w:hAnsi="Times New Roman" w:cs="Times New Roman"/>
          <w:i/>
        </w:rPr>
        <w:t>p</w:t>
      </w:r>
      <w:r>
        <w:rPr>
          <w:rFonts w:ascii="Times New Roman" w:hAnsi="Times New Roman" w:cs="Times New Roman"/>
        </w:rPr>
        <w:t xml:space="preserve"> = 0.001). Crucially, disease status exerted a significant independent effect on the combined microbiome (R² = 1.89%, F = 6.24, </w:t>
      </w:r>
      <w:r>
        <w:rPr>
          <w:rFonts w:ascii="Times New Roman" w:hAnsi="Times New Roman" w:cs="Times New Roman"/>
          <w:i/>
        </w:rPr>
        <w:t>p</w:t>
      </w:r>
      <w:r>
        <w:rPr>
          <w:rFonts w:ascii="Times New Roman" w:hAnsi="Times New Roman" w:cs="Times New Roman"/>
        </w:rPr>
        <w:t xml:space="preserve"> = 0.003), and a significant interaction effect was observed (R² = 1.05%, F = 3.48, </w:t>
      </w:r>
      <w:r>
        <w:rPr>
          <w:rFonts w:ascii="Times New Roman" w:hAnsi="Times New Roman" w:cs="Times New Roman"/>
          <w:i/>
        </w:rPr>
        <w:t>p</w:t>
      </w:r>
      <w:r>
        <w:rPr>
          <w:rFonts w:ascii="Times New Roman" w:hAnsi="Times New Roman" w:cs="Times New Roman"/>
        </w:rPr>
        <w:t xml:space="preserve"> = 0.021), indicating that AD-associated dysbiosis manifests in a site-specific manner.</w:t>
      </w:r>
    </w:p>
    <w:p w14:paraId="41DB0C69" w14:textId="77777777" w:rsidR="00FF1007" w:rsidRPr="00C02598" w:rsidRDefault="00FF1007" w:rsidP="004740BE">
      <w:pPr>
        <w:pStyle w:val="BodyText"/>
        <w:spacing w:line="360" w:lineRule="auto"/>
        <w:jc w:val="both"/>
        <w:rPr>
          <w:rFonts w:ascii="Times New Roman" w:hAnsi="Times New Roman" w:cs="Times New Roman"/>
        </w:rPr>
      </w:pPr>
    </w:p>
    <w:p w14:paraId="374F4D30" w14:textId="78510792" w:rsidR="00FF1007" w:rsidRPr="00137EBA" w:rsidRDefault="00FF1007" w:rsidP="00FF1007">
      <w:pPr>
        <w:pStyle w:val="BodyText"/>
        <w:spacing w:line="276" w:lineRule="auto"/>
        <w:jc w:val="center"/>
        <w:rPr>
          <w:rFonts w:ascii="Times New Roman" w:hAnsi="Times New Roman" w:cs="Times New Roman"/>
        </w:rPr>
      </w:pPr>
      <w:r w:rsidRPr="00137EBA">
        <w:rPr>
          <w:rFonts w:ascii="Times New Roman" w:hAnsi="Times New Roman" w:cs="Times New Roman"/>
          <w:noProof/>
        </w:rPr>
        <w:drawing>
          <wp:inline distT="0" distB="0" distL="0" distR="0" wp14:anchorId="579C63C6" wp14:editId="330C91A2">
            <wp:extent cx="5808345" cy="4249712"/>
            <wp:effectExtent l="0" t="0" r="0" b="0"/>
            <wp:docPr id="37" name="Picture" descr="Combined PCA"/>
            <wp:cNvGraphicFramePr/>
            <a:graphic xmlns:a="http://schemas.openxmlformats.org/drawingml/2006/main">
              <a:graphicData uri="http://schemas.openxmlformats.org/drawingml/2006/picture">
                <pic:pic xmlns:pic="http://schemas.openxmlformats.org/drawingml/2006/picture">
                  <pic:nvPicPr>
                    <pic:cNvPr id="38" name="Picture" descr="Fig._7.png"/>
                    <pic:cNvPicPr>
                      <a:picLocks noChangeAspect="1" noChangeArrowheads="1"/>
                    </pic:cNvPicPr>
                  </pic:nvPicPr>
                  <pic:blipFill rotWithShape="1">
                    <a:blip r:embed="rId18"/>
                    <a:srcRect t="12869" r="5335" b="3296"/>
                    <a:stretch>
                      <a:fillRect/>
                    </a:stretch>
                  </pic:blipFill>
                  <pic:spPr bwMode="auto">
                    <a:xfrm>
                      <a:off x="0" y="0"/>
                      <a:ext cx="5834038" cy="4268510"/>
                    </a:xfrm>
                    <a:prstGeom prst="rect">
                      <a:avLst/>
                    </a:prstGeom>
                    <a:noFill/>
                    <a:ln>
                      <a:noFill/>
                    </a:ln>
                    <a:extLst>
                      <a:ext uri="{53640926-AAD7-44D8-BBD7-CCE9431645EC}">
                        <a14:shadowObscured xmlns:a14="http://schemas.microsoft.com/office/drawing/2010/main"/>
                      </a:ext>
                    </a:extLst>
                  </pic:spPr>
                </pic:pic>
              </a:graphicData>
            </a:graphic>
          </wp:inline>
        </w:drawing>
      </w:r>
    </w:p>
    <w:p w14:paraId="3A23AE40" w14:textId="77777777" w:rsidR="00FF1007" w:rsidRPr="00137EBA" w:rsidRDefault="00FF1007" w:rsidP="00BE2F5D">
      <w:pPr>
        <w:pStyle w:val="BodyText"/>
        <w:spacing w:line="276" w:lineRule="auto"/>
        <w:jc w:val="both"/>
        <w:rPr>
          <w:rFonts w:ascii="Times New Roman" w:hAnsi="Times New Roman" w:cs="Times New Roman"/>
        </w:rPr>
      </w:pPr>
      <w:r w:rsidRPr="00137EBA">
        <w:rPr>
          <w:rFonts w:ascii="Times New Roman" w:hAnsi="Times New Roman" w:cs="Times New Roman"/>
          <w:b/>
          <w:bCs/>
        </w:rPr>
        <w:t xml:space="preserve">Fig. 8: </w:t>
      </w:r>
      <w:r w:rsidRPr="00137EBA">
        <w:rPr>
          <w:rFonts w:ascii="Times New Roman" w:hAnsi="Times New Roman" w:cs="Times New Roman"/>
        </w:rPr>
        <w:t>Combined Oral and Fecal Microbiome PCA</w:t>
      </w:r>
      <w:r w:rsidRPr="00137EBA">
        <w:rPr>
          <w:rFonts w:ascii="Times New Roman" w:hAnsi="Times New Roman" w:cs="Times New Roman"/>
          <w:b/>
          <w:bCs/>
        </w:rPr>
        <w:t>.</w:t>
      </w:r>
      <w:r w:rsidRPr="00137EBA">
        <w:rPr>
          <w:rFonts w:ascii="Times New Roman" w:hAnsi="Times New Roman" w:cs="Times New Roman"/>
        </w:rPr>
        <w:t xml:space="preserve"> Principal Component Analysis illustrating the clustering of samples primarily driven by body site (oral vs. fecal) and secondarily by disease status (AD vs. Control).</w:t>
      </w:r>
    </w:p>
    <w:p w14:paraId="7DB97CED" w14:textId="3069992D" w:rsidR="0071566F" w:rsidRPr="00137EBA" w:rsidRDefault="0071566F" w:rsidP="00BE2F5D">
      <w:pPr>
        <w:pStyle w:val="BodyText"/>
        <w:spacing w:line="276" w:lineRule="auto"/>
        <w:rPr>
          <w:rFonts w:ascii="Times New Roman" w:hAnsi="Times New Roman" w:cs="Times New Roman"/>
        </w:rPr>
      </w:pPr>
    </w:p>
    <w:p w14:paraId="4FFA8FB3"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DISCUSSION</w:t>
      </w:r>
    </w:p>
    <w:p w14:paraId="4BD40D51" w14:textId="3531BBB3" w:rsidR="00A54D08"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The present study provides a comprehensive, multi-layered characterization of oral microbiome dysbiosis associated with AD, revealing significant taxonomic restructuring, ecological destabilization, and coordinated predicted metabolic shifts that collectively suggest a fundamental alteration in host-microbe homeostasis with potential pathophysiological relevance to neurodegeneration.</w:t>
      </w:r>
      <w:ins w:id="157" w:author="RPB" w:date="2026-06-27T20:12:00Z">
        <w:r w:rsidR="00A54D08">
          <w:rPr>
            <w:rFonts w:ascii="Times New Roman" w:hAnsi="Times New Roman" w:cs="Times New Roman"/>
          </w:rPr>
          <w:t xml:space="preserve"> </w:t>
        </w:r>
      </w:ins>
      <w:ins w:id="158" w:author="RPB" w:date="2026-06-27T20:11:00Z">
        <w:r w:rsidR="00A54D08" w:rsidRPr="00A54D08">
          <w:rPr>
            <w:rFonts w:ascii="Times New Roman" w:hAnsi="Times New Roman" w:cs="Times New Roman"/>
          </w:rPr>
          <w:t>Collectively, our findings demonstrate AD associated with alterations in oral microbial composition</w:t>
        </w:r>
      </w:ins>
      <w:ins w:id="159" w:author="RPB" w:date="2026-06-27T20:14:00Z">
        <w:r w:rsidR="00A54D08">
          <w:rPr>
            <w:rFonts w:ascii="Times New Roman" w:hAnsi="Times New Roman" w:cs="Times New Roman"/>
          </w:rPr>
          <w:t xml:space="preserve"> and </w:t>
        </w:r>
      </w:ins>
      <w:ins w:id="160" w:author="RPB" w:date="2026-06-27T20:11:00Z">
        <w:r w:rsidR="00A54D08" w:rsidRPr="00A54D08">
          <w:rPr>
            <w:rFonts w:ascii="Times New Roman" w:hAnsi="Times New Roman" w:cs="Times New Roman"/>
          </w:rPr>
          <w:t>organization</w:t>
        </w:r>
      </w:ins>
      <w:ins w:id="161" w:author="RPB" w:date="2026-06-27T20:13:00Z">
        <w:r w:rsidR="00A54D08">
          <w:rPr>
            <w:rFonts w:ascii="Times New Roman" w:hAnsi="Times New Roman" w:cs="Times New Roman"/>
          </w:rPr>
          <w:t xml:space="preserve"> </w:t>
        </w:r>
      </w:ins>
      <w:ins w:id="162" w:author="RPB" w:date="2026-06-27T20:14:00Z">
        <w:r w:rsidR="00A54D08">
          <w:rPr>
            <w:rFonts w:ascii="Times New Roman" w:hAnsi="Times New Roman" w:cs="Times New Roman"/>
          </w:rPr>
          <w:t>which</w:t>
        </w:r>
      </w:ins>
      <w:ins w:id="163" w:author="RPB" w:date="2026-06-27T20:13:00Z">
        <w:r w:rsidR="00A54D08">
          <w:rPr>
            <w:rFonts w:ascii="Times New Roman" w:hAnsi="Times New Roman" w:cs="Times New Roman"/>
          </w:rPr>
          <w:t xml:space="preserve"> </w:t>
        </w:r>
      </w:ins>
      <w:ins w:id="164" w:author="RPB" w:date="2026-06-27T20:11:00Z">
        <w:r w:rsidR="00A54D08" w:rsidRPr="00A54D08">
          <w:rPr>
            <w:rFonts w:ascii="Times New Roman" w:hAnsi="Times New Roman" w:cs="Times New Roman"/>
          </w:rPr>
          <w:t>support</w:t>
        </w:r>
      </w:ins>
      <w:ins w:id="165" w:author="RPB" w:date="2026-06-27T20:15:00Z">
        <w:r w:rsidR="00A54D08">
          <w:rPr>
            <w:rFonts w:ascii="Times New Roman" w:hAnsi="Times New Roman" w:cs="Times New Roman"/>
          </w:rPr>
          <w:t>s</w:t>
        </w:r>
      </w:ins>
      <w:ins w:id="166" w:author="RPB" w:date="2026-06-27T20:11:00Z">
        <w:r w:rsidR="00A54D08" w:rsidRPr="00A54D08">
          <w:rPr>
            <w:rFonts w:ascii="Times New Roman" w:hAnsi="Times New Roman" w:cs="Times New Roman"/>
          </w:rPr>
          <w:t xml:space="preserve"> the growing concept of an oral–brain axis in neurodegenerative disease. By integrating complementary analytical approaches, our study extends previous reports </w:t>
        </w:r>
      </w:ins>
      <w:ins w:id="167" w:author="RPB" w:date="2026-06-27T20:15:00Z">
        <w:r w:rsidR="00A54D08">
          <w:rPr>
            <w:rFonts w:ascii="Times New Roman" w:hAnsi="Times New Roman" w:cs="Times New Roman"/>
          </w:rPr>
          <w:t>by</w:t>
        </w:r>
      </w:ins>
      <w:ins w:id="168" w:author="RPB" w:date="2026-06-27T20:11:00Z">
        <w:r w:rsidR="00A54D08" w:rsidRPr="00A54D08">
          <w:rPr>
            <w:rFonts w:ascii="Times New Roman" w:hAnsi="Times New Roman" w:cs="Times New Roman"/>
          </w:rPr>
          <w:t xml:space="preserve"> provid</w:t>
        </w:r>
      </w:ins>
      <w:ins w:id="169" w:author="RPB" w:date="2026-06-27T20:15:00Z">
        <w:r w:rsidR="00A54D08">
          <w:rPr>
            <w:rFonts w:ascii="Times New Roman" w:hAnsi="Times New Roman" w:cs="Times New Roman"/>
          </w:rPr>
          <w:t>ing</w:t>
        </w:r>
      </w:ins>
      <w:ins w:id="170" w:author="RPB" w:date="2026-06-27T20:11:00Z">
        <w:r w:rsidR="00A54D08" w:rsidRPr="00A54D08">
          <w:rPr>
            <w:rFonts w:ascii="Times New Roman" w:hAnsi="Times New Roman" w:cs="Times New Roman"/>
          </w:rPr>
          <w:t xml:space="preserve"> a more comprehensive framework for understanding the </w:t>
        </w:r>
        <w:r w:rsidR="00A54D08" w:rsidRPr="00A54D08">
          <w:rPr>
            <w:rFonts w:ascii="Times New Roman" w:hAnsi="Times New Roman" w:cs="Times New Roman"/>
          </w:rPr>
          <w:lastRenderedPageBreak/>
          <w:t>potential contribution of the oral microbiome to AD while highlighting its promise as a source of non-invasive biomarkers for disease detection.</w:t>
        </w:r>
      </w:ins>
    </w:p>
    <w:p w14:paraId="71376214" w14:textId="11249AB7" w:rsidR="00A54D08" w:rsidRPr="00137EBA" w:rsidDel="001159CB" w:rsidRDefault="00000000" w:rsidP="004740BE">
      <w:pPr>
        <w:pStyle w:val="BodyText"/>
        <w:spacing w:line="360" w:lineRule="auto"/>
        <w:jc w:val="both"/>
        <w:rPr>
          <w:del w:id="171" w:author="RPB" w:date="2026-06-27T20:38:00Z"/>
          <w:rFonts w:ascii="Times New Roman" w:hAnsi="Times New Roman" w:cs="Times New Roman"/>
        </w:rPr>
      </w:pPr>
      <w:r w:rsidRPr="00137EBA">
        <w:rPr>
          <w:rFonts w:ascii="Times New Roman" w:hAnsi="Times New Roman" w:cs="Times New Roman"/>
        </w:rPr>
        <w:t xml:space="preserve">At the taxonomic level, our findings extend prior observations of </w:t>
      </w:r>
      <w:r w:rsidRPr="008E1118">
        <w:rPr>
          <w:rFonts w:ascii="Times New Roman" w:hAnsi="Times New Roman" w:cs="Times New Roman"/>
          <w:i/>
          <w:iCs/>
        </w:rPr>
        <w:t>Proteobacteria</w:t>
      </w:r>
      <w:r w:rsidRPr="00137EBA">
        <w:rPr>
          <w:rFonts w:ascii="Times New Roman" w:hAnsi="Times New Roman" w:cs="Times New Roman"/>
        </w:rPr>
        <w:t xml:space="preserve"> expansion and </w:t>
      </w:r>
      <w:r w:rsidRPr="008E1118">
        <w:rPr>
          <w:rFonts w:ascii="Times New Roman" w:hAnsi="Times New Roman" w:cs="Times New Roman"/>
          <w:i/>
          <w:iCs/>
        </w:rPr>
        <w:t>Actinobacteriota</w:t>
      </w:r>
      <w:r w:rsidRPr="00137EBA">
        <w:rPr>
          <w:rFonts w:ascii="Times New Roman" w:hAnsi="Times New Roman" w:cs="Times New Roman"/>
        </w:rPr>
        <w:t xml:space="preserve"> depletion in AD by providing compositionally rigorous effect sizes using ANCOM-BC2. </w:t>
      </w:r>
      <w:ins w:id="172" w:author="RPB" w:date="2026-06-27T20:36:00Z">
        <w:r w:rsidR="001159CB" w:rsidRPr="00A54D08">
          <w:rPr>
            <w:rFonts w:ascii="Times New Roman" w:hAnsi="Times New Roman" w:cs="Times New Roman"/>
          </w:rPr>
          <w:t>Expansion of Proteobacteria has been widely recognized as a hallmark of microbial dysbiosis and is frequently associated with increased production of lipopolysaccharides (LPS) and other pro-inflammatory microbial products capable of amplifying systemic immune activation</w:t>
        </w:r>
        <w:r w:rsidR="001159CB">
          <w:rPr>
            <w:rFonts w:ascii="Times New Roman" w:hAnsi="Times New Roman" w:cs="Times New Roman"/>
          </w:rPr>
          <w:t xml:space="preserve">. </w:t>
        </w:r>
      </w:ins>
      <w:r w:rsidRPr="00137EBA">
        <w:rPr>
          <w:rFonts w:ascii="Times New Roman" w:hAnsi="Times New Roman" w:cs="Times New Roman"/>
        </w:rPr>
        <w:t>Notably, these phylum-level changes appear driven by specific lineage expansions</w:t>
      </w:r>
      <w:r w:rsidR="00AA59C0" w:rsidRPr="00137EBA">
        <w:rPr>
          <w:rFonts w:ascii="Times New Roman" w:hAnsi="Times New Roman" w:cs="Times New Roman"/>
        </w:rPr>
        <w:t xml:space="preserve"> - </w:t>
      </w:r>
      <w:r w:rsidRPr="00137EBA">
        <w:rPr>
          <w:rFonts w:ascii="Times New Roman" w:hAnsi="Times New Roman" w:cs="Times New Roman"/>
        </w:rPr>
        <w:t xml:space="preserve">particularly </w:t>
      </w:r>
      <w:r w:rsidRPr="008E1118">
        <w:rPr>
          <w:rFonts w:ascii="Times New Roman" w:hAnsi="Times New Roman" w:cs="Times New Roman"/>
          <w:i/>
        </w:rPr>
        <w:t>Gammaproteobacteria</w:t>
      </w:r>
      <w:r w:rsidRPr="00137EBA">
        <w:rPr>
          <w:rFonts w:ascii="Times New Roman" w:hAnsi="Times New Roman" w:cs="Times New Roman"/>
        </w:rPr>
        <w:t xml:space="preserve"> and </w:t>
      </w:r>
      <w:r w:rsidRPr="008E1118">
        <w:rPr>
          <w:rFonts w:ascii="Times New Roman" w:hAnsi="Times New Roman" w:cs="Times New Roman"/>
          <w:i/>
        </w:rPr>
        <w:t>Bacilli</w:t>
      </w:r>
      <w:r w:rsidR="00AA59C0" w:rsidRPr="00137EBA">
        <w:rPr>
          <w:rFonts w:ascii="Times New Roman" w:hAnsi="Times New Roman" w:cs="Times New Roman"/>
        </w:rPr>
        <w:t xml:space="preserve"> - </w:t>
      </w:r>
      <w:r w:rsidRPr="00137EBA">
        <w:rPr>
          <w:rFonts w:ascii="Times New Roman" w:hAnsi="Times New Roman" w:cs="Times New Roman"/>
        </w:rPr>
        <w:t xml:space="preserve">suggesting targeted ecological succession rather than random community fluctuation (Kilian </w:t>
      </w:r>
      <w:r w:rsidRPr="00137EBA">
        <w:rPr>
          <w:rFonts w:ascii="Times New Roman" w:hAnsi="Times New Roman" w:cs="Times New Roman"/>
          <w:i/>
        </w:rPr>
        <w:t>et al.</w:t>
      </w:r>
      <w:r w:rsidRPr="00137EBA">
        <w:rPr>
          <w:rFonts w:ascii="Times New Roman" w:hAnsi="Times New Roman" w:cs="Times New Roman"/>
        </w:rPr>
        <w:t>, 2016). The depletion of known beneficial taxa (</w:t>
      </w:r>
      <w:r w:rsidRPr="008E1118">
        <w:rPr>
          <w:rFonts w:ascii="Times New Roman" w:hAnsi="Times New Roman" w:cs="Times New Roman"/>
          <w:i/>
        </w:rPr>
        <w:t>Lactobacillales</w:t>
      </w:r>
      <w:r w:rsidRPr="00137EBA">
        <w:rPr>
          <w:rFonts w:ascii="Times New Roman" w:hAnsi="Times New Roman" w:cs="Times New Roman"/>
        </w:rPr>
        <w:t xml:space="preserve"> and </w:t>
      </w:r>
      <w:r w:rsidRPr="008E1118">
        <w:rPr>
          <w:rFonts w:ascii="Times New Roman" w:hAnsi="Times New Roman" w:cs="Times New Roman"/>
          <w:i/>
        </w:rPr>
        <w:t>Streptococcaceae</w:t>
      </w:r>
      <w:r w:rsidRPr="00137EBA">
        <w:rPr>
          <w:rFonts w:ascii="Times New Roman" w:hAnsi="Times New Roman" w:cs="Times New Roman"/>
        </w:rPr>
        <w:t>) concurrent with enrichment of potentially pathogenic groups (</w:t>
      </w:r>
      <w:r w:rsidRPr="008E1118">
        <w:rPr>
          <w:rFonts w:ascii="Times New Roman" w:hAnsi="Times New Roman" w:cs="Times New Roman"/>
          <w:i/>
        </w:rPr>
        <w:t>Enterobacteriales</w:t>
      </w:r>
      <w:r w:rsidRPr="00137EBA">
        <w:rPr>
          <w:rFonts w:ascii="Times New Roman" w:hAnsi="Times New Roman" w:cs="Times New Roman"/>
        </w:rPr>
        <w:t xml:space="preserve">, </w:t>
      </w:r>
      <w:r w:rsidRPr="008E1118">
        <w:rPr>
          <w:rFonts w:ascii="Times New Roman" w:hAnsi="Times New Roman" w:cs="Times New Roman"/>
          <w:i/>
        </w:rPr>
        <w:t>Staphylococcales</w:t>
      </w:r>
      <w:r w:rsidRPr="00137EBA">
        <w:rPr>
          <w:rFonts w:ascii="Times New Roman" w:hAnsi="Times New Roman" w:cs="Times New Roman"/>
        </w:rPr>
        <w:t xml:space="preserve">, </w:t>
      </w:r>
      <w:r w:rsidRPr="008E1118">
        <w:rPr>
          <w:rFonts w:ascii="Times New Roman" w:hAnsi="Times New Roman" w:cs="Times New Roman"/>
          <w:i/>
        </w:rPr>
        <w:t>Pasteurellaceae</w:t>
      </w:r>
      <w:r w:rsidRPr="00137EBA">
        <w:rPr>
          <w:rFonts w:ascii="Times New Roman" w:hAnsi="Times New Roman" w:cs="Times New Roman"/>
        </w:rPr>
        <w:t xml:space="preserve">, and </w:t>
      </w:r>
      <w:r w:rsidRPr="008E1118">
        <w:rPr>
          <w:rFonts w:ascii="Times New Roman" w:hAnsi="Times New Roman" w:cs="Times New Roman"/>
          <w:i/>
        </w:rPr>
        <w:t>Gemellaceae</w:t>
      </w:r>
      <w:r w:rsidRPr="00137EBA">
        <w:rPr>
          <w:rFonts w:ascii="Times New Roman" w:hAnsi="Times New Roman" w:cs="Times New Roman"/>
        </w:rPr>
        <w:t xml:space="preserve">) suggests a shift from a homeostatic, symbiotic community structure toward one enriched in taxa with pro-inflammatory potential (Long </w:t>
      </w:r>
      <w:r w:rsidRPr="00137EBA">
        <w:rPr>
          <w:rFonts w:ascii="Times New Roman" w:hAnsi="Times New Roman" w:cs="Times New Roman"/>
          <w:i/>
        </w:rPr>
        <w:t>et al.</w:t>
      </w:r>
      <w:r w:rsidRPr="00137EBA">
        <w:rPr>
          <w:rFonts w:ascii="Times New Roman" w:hAnsi="Times New Roman" w:cs="Times New Roman"/>
        </w:rPr>
        <w:t>, 2022a).</w:t>
      </w:r>
      <w:ins w:id="173" w:author="RPB" w:date="2026-06-27T20:37:00Z">
        <w:r w:rsidR="001159CB">
          <w:rPr>
            <w:rFonts w:ascii="Times New Roman" w:hAnsi="Times New Roman" w:cs="Times New Roman"/>
          </w:rPr>
          <w:t xml:space="preserve"> </w:t>
        </w:r>
        <w:r w:rsidR="001159CB" w:rsidRPr="00A54D08">
          <w:rPr>
            <w:rFonts w:ascii="Times New Roman" w:hAnsi="Times New Roman" w:cs="Times New Roman"/>
          </w:rPr>
          <w:t>Such restructuring may promote chronic peripheral inflammation, facilitate disruption of blood–brain barrier integrity, and enhance microglial activation</w:t>
        </w:r>
        <w:r w:rsidR="001159CB">
          <w:rPr>
            <w:rFonts w:ascii="Times New Roman" w:hAnsi="Times New Roman" w:cs="Times New Roman"/>
          </w:rPr>
          <w:t>;</w:t>
        </w:r>
        <w:r w:rsidR="001159CB" w:rsidRPr="00A54D08">
          <w:rPr>
            <w:rFonts w:ascii="Times New Roman" w:hAnsi="Times New Roman" w:cs="Times New Roman"/>
          </w:rPr>
          <w:t xml:space="preserve"> mechanisms increasingly recognized as contributors to tau pathology and progressive neurodegeneration</w:t>
        </w:r>
      </w:ins>
      <w:ins w:id="174" w:author="RPB" w:date="2026-06-27T20:38:00Z">
        <w:r w:rsidR="001159CB">
          <w:rPr>
            <w:rFonts w:ascii="Times New Roman" w:hAnsi="Times New Roman" w:cs="Times New Roman"/>
          </w:rPr>
          <w:t>.</w:t>
        </w:r>
      </w:ins>
    </w:p>
    <w:p w14:paraId="06291D60" w14:textId="783AAA90"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Our diversity findings challenge conventional dysbiosis paradigms. The significant elevation in alpha diversity indices (Chao1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0.003; Fisher </w:t>
      </w:r>
      <w:r w:rsidRPr="00137EBA">
        <w:rPr>
          <w:rFonts w:ascii="Times New Roman" w:hAnsi="Times New Roman" w:cs="Times New Roman"/>
          <w:i/>
        </w:rPr>
        <w:t>p</w:t>
      </w:r>
      <w:r w:rsidR="00AA59C0" w:rsidRPr="00137EBA">
        <w:rPr>
          <w:rFonts w:ascii="Times New Roman" w:hAnsi="Times New Roman" w:cs="Times New Roman"/>
          <w:i/>
        </w:rPr>
        <w:t xml:space="preserve"> </w:t>
      </w:r>
      <w:r w:rsidRPr="00137EBA">
        <w:rPr>
          <w:rFonts w:ascii="Times New Roman" w:hAnsi="Times New Roman" w:cs="Times New Roman"/>
        </w:rPr>
        <w:t>=</w:t>
      </w:r>
      <w:r w:rsidR="00AA59C0" w:rsidRPr="00137EBA">
        <w:rPr>
          <w:rFonts w:ascii="Times New Roman" w:hAnsi="Times New Roman" w:cs="Times New Roman"/>
        </w:rPr>
        <w:t xml:space="preserve"> </w:t>
      </w:r>
      <w:r w:rsidRPr="00137EBA">
        <w:rPr>
          <w:rFonts w:ascii="Times New Roman" w:hAnsi="Times New Roman" w:cs="Times New Roman"/>
        </w:rPr>
        <w:t xml:space="preserve">0.009) indicates increased rather than decreased community complexity in AD-associated oral microbiomes, aligning with emerging ecological theories of dysbiosis as a state of community destabilization and functional redundancy loss (Zhu </w:t>
      </w:r>
      <w:r w:rsidRPr="00137EBA">
        <w:rPr>
          <w:rFonts w:ascii="Times New Roman" w:hAnsi="Times New Roman" w:cs="Times New Roman"/>
          <w:i/>
        </w:rPr>
        <w:t>et al.</w:t>
      </w:r>
      <w:r w:rsidRPr="00137EBA">
        <w:rPr>
          <w:rFonts w:ascii="Times New Roman" w:hAnsi="Times New Roman" w:cs="Times New Roman"/>
        </w:rPr>
        <w:t xml:space="preserve">, 2025). The concurrent increase in beta diversity dispersion further supports this interpretation, suggesting heterogeneous microbial responses to AD-related host physiological changes that reduce community stability and resistance to perturbation (Tang </w:t>
      </w:r>
      <w:r w:rsidRPr="00137EBA">
        <w:rPr>
          <w:rFonts w:ascii="Times New Roman" w:hAnsi="Times New Roman" w:cs="Times New Roman"/>
          <w:i/>
        </w:rPr>
        <w:t>et al.</w:t>
      </w:r>
      <w:r w:rsidRPr="00137EBA">
        <w:rPr>
          <w:rFonts w:ascii="Times New Roman" w:hAnsi="Times New Roman" w:cs="Times New Roman"/>
        </w:rPr>
        <w:t>, 2016; Anderson, 2017).</w:t>
      </w:r>
      <w:ins w:id="175" w:author="RPB" w:date="2026-06-27T20:39:00Z">
        <w:r w:rsidR="001159CB">
          <w:rPr>
            <w:rFonts w:ascii="Times New Roman" w:hAnsi="Times New Roman" w:cs="Times New Roman"/>
          </w:rPr>
          <w:t xml:space="preserve"> </w:t>
        </w:r>
      </w:ins>
      <w:ins w:id="176" w:author="RPB" w:date="2026-06-27T20:42:00Z">
        <w:r w:rsidR="001159CB">
          <w:rPr>
            <w:rFonts w:ascii="Times New Roman" w:hAnsi="Times New Roman" w:cs="Times New Roman"/>
          </w:rPr>
          <w:t xml:space="preserve">This </w:t>
        </w:r>
        <w:r w:rsidR="001159CB" w:rsidRPr="001159CB">
          <w:rPr>
            <w:rFonts w:ascii="Times New Roman" w:hAnsi="Times New Roman" w:cs="Times New Roman"/>
          </w:rPr>
          <w:t>increased diversity does not necessarily reflect improved healt</w:t>
        </w:r>
      </w:ins>
      <w:ins w:id="177" w:author="RPB" w:date="2026-06-27T20:43:00Z">
        <w:r w:rsidR="001159CB">
          <w:rPr>
            <w:rFonts w:ascii="Times New Roman" w:hAnsi="Times New Roman" w:cs="Times New Roman"/>
          </w:rPr>
          <w:t>h but</w:t>
        </w:r>
      </w:ins>
      <w:ins w:id="178" w:author="RPB" w:date="2026-06-27T20:42:00Z">
        <w:r w:rsidR="001159CB" w:rsidRPr="001159CB">
          <w:rPr>
            <w:rFonts w:ascii="Times New Roman" w:hAnsi="Times New Roman" w:cs="Times New Roman"/>
          </w:rPr>
          <w:t xml:space="preserve"> may signify loss of ecological resilience and breakdown of the tightly regulated microbial community that characterizes oral homeostasis. Such disruption may permit colonization by opportunistic microorganisms that would normally be suppressed through competitive exclusion and host immune surveillance</w:t>
        </w:r>
      </w:ins>
      <w:ins w:id="179" w:author="RPB" w:date="2026-06-27T20:44:00Z">
        <w:r w:rsidR="001159CB">
          <w:rPr>
            <w:rFonts w:ascii="Times New Roman" w:hAnsi="Times New Roman" w:cs="Times New Roman"/>
          </w:rPr>
          <w:t xml:space="preserve"> (</w:t>
        </w:r>
        <w:r w:rsidR="001159CB" w:rsidRPr="001159CB">
          <w:rPr>
            <w:rFonts w:ascii="Times New Roman" w:hAnsi="Times New Roman" w:cs="Times New Roman"/>
          </w:rPr>
          <w:t xml:space="preserve">Kilian </w:t>
        </w:r>
        <w:r w:rsidR="001159CB" w:rsidRPr="001159CB">
          <w:rPr>
            <w:rFonts w:ascii="Times New Roman" w:hAnsi="Times New Roman" w:cs="Times New Roman"/>
            <w:i/>
            <w:iCs/>
            <w:rPrChange w:id="180" w:author="RPB" w:date="2026-06-27T20:44:00Z">
              <w:rPr>
                <w:rFonts w:ascii="Times New Roman" w:hAnsi="Times New Roman" w:cs="Times New Roman"/>
              </w:rPr>
            </w:rPrChange>
          </w:rPr>
          <w:t>et al.,</w:t>
        </w:r>
        <w:r w:rsidR="001159CB">
          <w:rPr>
            <w:rFonts w:ascii="Times New Roman" w:hAnsi="Times New Roman" w:cs="Times New Roman"/>
          </w:rPr>
          <w:t xml:space="preserve"> </w:t>
        </w:r>
        <w:r w:rsidR="001159CB" w:rsidRPr="001159CB">
          <w:rPr>
            <w:rFonts w:ascii="Times New Roman" w:hAnsi="Times New Roman" w:cs="Times New Roman"/>
          </w:rPr>
          <w:t>2016)</w:t>
        </w:r>
      </w:ins>
      <w:ins w:id="181" w:author="RPB" w:date="2026-06-27T20:42:00Z">
        <w:r w:rsidR="001159CB" w:rsidRPr="001159CB">
          <w:rPr>
            <w:rFonts w:ascii="Times New Roman" w:hAnsi="Times New Roman" w:cs="Times New Roman"/>
          </w:rPr>
          <w:t>.</w:t>
        </w:r>
      </w:ins>
      <w:ins w:id="182" w:author="RPB" w:date="2026-06-27T20:43:00Z">
        <w:r w:rsidR="001159CB">
          <w:rPr>
            <w:rFonts w:ascii="Times New Roman" w:hAnsi="Times New Roman" w:cs="Times New Roman"/>
          </w:rPr>
          <w:t xml:space="preserve"> </w:t>
        </w:r>
      </w:ins>
      <w:ins w:id="183" w:author="RPB" w:date="2026-06-27T20:39:00Z">
        <w:r w:rsidR="001159CB">
          <w:rPr>
            <w:rFonts w:ascii="Times New Roman" w:hAnsi="Times New Roman" w:cs="Times New Roman"/>
          </w:rPr>
          <w:t xml:space="preserve">These </w:t>
        </w:r>
        <w:r w:rsidR="001159CB" w:rsidRPr="001159CB">
          <w:rPr>
            <w:rFonts w:ascii="Times New Roman" w:hAnsi="Times New Roman" w:cs="Times New Roman"/>
          </w:rPr>
          <w:t xml:space="preserve">findings support the emerging concept that oral dysbiosis in AD is characterized by ecological instability rather than simple microbial </w:t>
        </w:r>
      </w:ins>
      <w:ins w:id="184" w:author="RPB" w:date="2026-06-27T20:40:00Z">
        <w:r w:rsidR="001159CB">
          <w:rPr>
            <w:rFonts w:ascii="Times New Roman" w:hAnsi="Times New Roman" w:cs="Times New Roman"/>
          </w:rPr>
          <w:t>changes</w:t>
        </w:r>
      </w:ins>
      <w:ins w:id="185" w:author="RPB" w:date="2026-06-27T20:39:00Z">
        <w:r w:rsidR="001159CB" w:rsidRPr="001159CB">
          <w:rPr>
            <w:rFonts w:ascii="Times New Roman" w:hAnsi="Times New Roman" w:cs="Times New Roman"/>
          </w:rPr>
          <w:t>.</w:t>
        </w:r>
      </w:ins>
    </w:p>
    <w:p w14:paraId="7258ADCF" w14:textId="46FBF687" w:rsidR="0071566F" w:rsidRPr="00137EBA" w:rsidRDefault="00810E54" w:rsidP="004740BE">
      <w:pPr>
        <w:pStyle w:val="BodyText"/>
        <w:spacing w:line="360" w:lineRule="auto"/>
        <w:jc w:val="both"/>
        <w:rPr>
          <w:rFonts w:ascii="Times New Roman" w:hAnsi="Times New Roman" w:cs="Times New Roman"/>
        </w:rPr>
      </w:pPr>
      <w:ins w:id="186" w:author="RPB" w:date="2026-06-27T20:46:00Z">
        <w:r w:rsidRPr="00810E54">
          <w:rPr>
            <w:rFonts w:ascii="Times New Roman" w:hAnsi="Times New Roman" w:cs="Times New Roman"/>
          </w:rPr>
          <w:lastRenderedPageBreak/>
          <w:t>Beyond taxonomic alterations, our predicted functional analyses suggest that AD-associated oral dysbiosis may be accompanied by coordinated shifts in microbial metabolic potential that could influence host physiology</w:t>
        </w:r>
        <w:r>
          <w:rPr>
            <w:rFonts w:ascii="Times New Roman" w:hAnsi="Times New Roman" w:cs="Times New Roman"/>
          </w:rPr>
          <w:t xml:space="preserve">. </w:t>
        </w:r>
      </w:ins>
      <w:del w:id="187" w:author="RPB" w:date="2026-06-27T20:46:00Z">
        <w:r w:rsidRPr="00137EBA" w:rsidDel="00810E54">
          <w:rPr>
            <w:rFonts w:ascii="Times New Roman" w:hAnsi="Times New Roman" w:cs="Times New Roman"/>
          </w:rPr>
          <w:delText xml:space="preserve">Perhaps most mechanistically informative, our predictive functional profiling reveals coordinated increase in predicted biosynthetic pathway abundance in AD-associated microbiomes. </w:delText>
        </w:r>
      </w:del>
      <w:r w:rsidRPr="00137EBA">
        <w:rPr>
          <w:rFonts w:ascii="Times New Roman" w:hAnsi="Times New Roman" w:cs="Times New Roman"/>
        </w:rPr>
        <w:t>The 58% increase in peptidoglycan maturation pathway abundance - coupled with consistent 1.3</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1.4-fold elevations in thiamine formation, phospholipid biosynthesis, and tetrahydrofolate pathways - suggests systemic inferred shifts in predicted metabolic potential rather than random perturbation (Douglas et al., 2020; Caspi et al., 2020). These functional shifts were detectable using only 16S rRNA data, establishing a foundation for non-invasive biomarker development.</w:t>
      </w:r>
      <w:ins w:id="188" w:author="RPB" w:date="2026-06-27T20:48:00Z">
        <w:r>
          <w:rPr>
            <w:rFonts w:ascii="Times New Roman" w:hAnsi="Times New Roman" w:cs="Times New Roman"/>
          </w:rPr>
          <w:t xml:space="preserve"> </w:t>
        </w:r>
        <w:r w:rsidRPr="00810E54">
          <w:rPr>
            <w:rFonts w:ascii="Times New Roman" w:hAnsi="Times New Roman" w:cs="Times New Roman"/>
          </w:rPr>
          <w:t>The consistency of these coordinated taxonomic and functional alterations further supports their potential utility as microbiome-derived biomarkers, an observation reinforced by our machine learning analyses</w:t>
        </w:r>
        <w:r>
          <w:rPr>
            <w:rFonts w:ascii="Times New Roman" w:hAnsi="Times New Roman" w:cs="Times New Roman"/>
          </w:rPr>
          <w:t>.</w:t>
        </w:r>
      </w:ins>
    </w:p>
    <w:p w14:paraId="4F10D868" w14:textId="77777777"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Critically, our machine learning approach suggests that these multi-layered alterations may possess diagnostic relevance, though validation in larger independent cohorts is needed. The Random Forest classifier's AUC of 0.85 using CLR-transformed features significantly exceeds chance performance and compares favorably to established AD biomarkers. The identification of </w:t>
      </w:r>
      <w:r w:rsidRPr="008E1118">
        <w:rPr>
          <w:rFonts w:ascii="Times New Roman" w:hAnsi="Times New Roman" w:cs="Times New Roman"/>
          <w:i/>
          <w:iCs/>
        </w:rPr>
        <w:t>Gemella</w:t>
      </w:r>
      <w:r w:rsidRPr="00137EBA">
        <w:rPr>
          <w:rFonts w:ascii="Times New Roman" w:hAnsi="Times New Roman" w:cs="Times New Roman"/>
        </w:rPr>
        <w:t xml:space="preserve">, </w:t>
      </w:r>
      <w:r w:rsidRPr="008E1118">
        <w:rPr>
          <w:rFonts w:ascii="Times New Roman" w:hAnsi="Times New Roman" w:cs="Times New Roman"/>
          <w:i/>
          <w:iCs/>
        </w:rPr>
        <w:t>Haemophilus</w:t>
      </w:r>
      <w:r w:rsidRPr="00137EBA">
        <w:rPr>
          <w:rFonts w:ascii="Times New Roman" w:hAnsi="Times New Roman" w:cs="Times New Roman"/>
        </w:rPr>
        <w:t xml:space="preserve">, and </w:t>
      </w:r>
      <w:r w:rsidRPr="008E1118">
        <w:rPr>
          <w:rFonts w:ascii="Times New Roman" w:hAnsi="Times New Roman" w:cs="Times New Roman"/>
          <w:i/>
          <w:iCs/>
        </w:rPr>
        <w:t>Neisseria oralis</w:t>
      </w:r>
      <w:r w:rsidRPr="00137EBA">
        <w:rPr>
          <w:rFonts w:ascii="Times New Roman" w:hAnsi="Times New Roman" w:cs="Times New Roman"/>
        </w:rPr>
        <w:t xml:space="preserve"> as top discriminating taxa provides concrete targets for future validation studies, underscoring that oral microbiome signatures capture biologically relevant information distinguishing AD from healthy aging.</w:t>
      </w:r>
    </w:p>
    <w:p w14:paraId="544AF183" w14:textId="4D64F836"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Machine learning classification demonstrated moderate discriminative performance, with Random Forest achieving an area under the ROC curve (AUC) of 0.85, though the wide 95% confidence interval (0.72</w:t>
      </w:r>
      <w:r w:rsidR="00BE2F5D">
        <w:rPr>
          <w:rFonts w:ascii="Times New Roman" w:hAnsi="Times New Roman" w:cs="Times New Roman"/>
        </w:rPr>
        <w:t xml:space="preserve"> </w:t>
      </w:r>
      <w:r w:rsidRPr="00137EBA">
        <w:rPr>
          <w:rFonts w:ascii="Times New Roman" w:hAnsi="Times New Roman" w:cs="Times New Roman"/>
        </w:rPr>
        <w:t>-</w:t>
      </w:r>
      <w:r w:rsidR="00BE2F5D">
        <w:rPr>
          <w:rFonts w:ascii="Times New Roman" w:hAnsi="Times New Roman" w:cs="Times New Roman"/>
        </w:rPr>
        <w:t xml:space="preserve"> </w:t>
      </w:r>
      <w:r w:rsidRPr="00137EBA">
        <w:rPr>
          <w:rFonts w:ascii="Times New Roman" w:hAnsi="Times New Roman" w:cs="Times New Roman"/>
        </w:rPr>
        <w:t>0.98) reflects the limited test set size. These findings underscore the potential for microbiome-derived metabolic signatures as non-invasive biomarkers, pending validation in larger independent cohorts (Breiman, 2001; Bradley, 1997).</w:t>
      </w:r>
    </w:p>
    <w:p w14:paraId="5A1FFF5C" w14:textId="09F72F50" w:rsidR="0071566F" w:rsidRPr="00137EBA" w:rsidRDefault="0071566F" w:rsidP="003F0D96">
      <w:pPr>
        <w:pStyle w:val="BodyText"/>
        <w:spacing w:line="276" w:lineRule="auto"/>
        <w:jc w:val="both"/>
        <w:rPr>
          <w:rFonts w:ascii="Times New Roman" w:hAnsi="Times New Roman" w:cs="Times New Roman"/>
        </w:rPr>
      </w:pPr>
    </w:p>
    <w:p w14:paraId="1894654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Study Limitations and Way Forward</w:t>
      </w:r>
    </w:p>
    <w:p w14:paraId="0FFE5479" w14:textId="793D89E6"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Despite these advances, several limitations contextualize our findings. The cross-sectional design precludes causal inference regarding whether observed microbiome alterations drive or result from AD pathogenesis. Technical constraints inherent to 16S rRNA sequencing</w:t>
      </w:r>
      <w:r w:rsidR="00E37A77" w:rsidRPr="00137EBA">
        <w:rPr>
          <w:rFonts w:ascii="Times New Roman" w:hAnsi="Times New Roman" w:cs="Times New Roman"/>
        </w:rPr>
        <w:t xml:space="preserve"> - </w:t>
      </w:r>
      <w:r w:rsidRPr="00137EBA">
        <w:rPr>
          <w:rFonts w:ascii="Times New Roman" w:hAnsi="Times New Roman" w:cs="Times New Roman"/>
        </w:rPr>
        <w:t>including limited taxonomic resolution and functional prediction accuracy</w:t>
      </w:r>
      <w:r w:rsidR="00E37A77" w:rsidRPr="00137EBA">
        <w:rPr>
          <w:rFonts w:ascii="Times New Roman" w:hAnsi="Times New Roman" w:cs="Times New Roman"/>
        </w:rPr>
        <w:t xml:space="preserve"> - </w:t>
      </w:r>
      <w:r w:rsidRPr="00137EBA">
        <w:rPr>
          <w:rFonts w:ascii="Times New Roman" w:hAnsi="Times New Roman" w:cs="Times New Roman"/>
        </w:rPr>
        <w:t xml:space="preserve">necessitate cautious interpretation, particularly regarding species-level associations and actual metabolic activity. Furthermore, while </w:t>
      </w:r>
      <w:r w:rsidRPr="00137EBA">
        <w:rPr>
          <w:rFonts w:ascii="Times New Roman" w:hAnsi="Times New Roman" w:cs="Times New Roman"/>
        </w:rPr>
        <w:lastRenderedPageBreak/>
        <w:t>we controlled for major demographic variables, residual confounding from unmeasured factors (e.g., detailed medication histories, precise dietary patterns, periodontal status) remains possible.</w:t>
      </w:r>
    </w:p>
    <w:p w14:paraId="2AFB6D37" w14:textId="37C61376" w:rsidR="0071566F" w:rsidRPr="00137EBA" w:rsidRDefault="00E37A77" w:rsidP="004740BE">
      <w:pPr>
        <w:pStyle w:val="BodyText"/>
        <w:spacing w:line="360" w:lineRule="auto"/>
        <w:jc w:val="both"/>
        <w:rPr>
          <w:rFonts w:ascii="Times New Roman" w:hAnsi="Times New Roman" w:cs="Times New Roman"/>
        </w:rPr>
      </w:pPr>
      <w:r w:rsidRPr="00137EBA">
        <w:rPr>
          <w:rFonts w:ascii="Times New Roman" w:hAnsi="Times New Roman" w:cs="Times New Roman"/>
        </w:rPr>
        <w:t>Future research should prioritize several directions to build upon this foundation. Longitudinal studies tracking microbiome changes relative to cognitive decline would establish temporal relationships and potential predictive value. Multi-omics integration, particularly metatranscriptomics and metabolomics, is essential to validate predicted functional shifts and identify active biochemical pathways. Intervention studies modulating the oral microbiome (e.g. via targeted antimicrobials, probiotics or periodontal treatment) could test causality and therapeutic potential. Finally, expanding to more diverse populations and incorporating detailed clinical phenotyping will enhance generalizability and enable subtype-specific analyses.</w:t>
      </w:r>
    </w:p>
    <w:p w14:paraId="0A99A6DC" w14:textId="5E04BC60" w:rsidR="0071566F" w:rsidRPr="00137EBA" w:rsidRDefault="0071566F" w:rsidP="00D46FDE">
      <w:pPr>
        <w:pStyle w:val="BodyText"/>
        <w:spacing w:line="276" w:lineRule="auto"/>
        <w:rPr>
          <w:rFonts w:ascii="Times New Roman" w:hAnsi="Times New Roman" w:cs="Times New Roman"/>
        </w:rPr>
      </w:pPr>
    </w:p>
    <w:p w14:paraId="43A2EB29"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CONCLUSION</w:t>
      </w:r>
    </w:p>
    <w:p w14:paraId="5C24684C" w14:textId="2F465EAC"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rPr>
        <w:t xml:space="preserve">This study integrates high-resolution taxonomic, ecological, and predicted functional analyses to characterize oral microbiome dysbiosis in AD. AD is associated with distinct microbial community restructuring, increased diversity, and increased abundance of predicted biosynthetic and energy metabolism pathways. The performance of machine learning classifiers in this pilot cohort suggests that oral microbiome signatures merit further investigation as non-invasive biomarkers for AD, though validation in larger independent cohorts is essential. </w:t>
      </w:r>
      <w:ins w:id="189" w:author="RPB" w:date="2026-06-28T23:19:00Z">
        <w:r w:rsidR="00E04534" w:rsidRPr="00E04534">
          <w:rPr>
            <w:rFonts w:ascii="Times New Roman" w:hAnsi="Times New Roman" w:cs="Times New Roman"/>
          </w:rPr>
          <w:t>Collectively, this work advances our understanding of host–microbiome interactions in Alzheimer's disease and underscores the promise of oral microbiome profiling as a complementary tool for biomarker discovery and precision neurodegenerative research.</w:t>
        </w:r>
        <w:r w:rsidR="00E04534">
          <w:rPr>
            <w:rFonts w:ascii="Times New Roman" w:hAnsi="Times New Roman" w:cs="Times New Roman"/>
          </w:rPr>
          <w:t xml:space="preserve"> However, </w:t>
        </w:r>
      </w:ins>
      <w:del w:id="190" w:author="RPB" w:date="2026-06-28T23:19:00Z">
        <w:r w:rsidRPr="00137EBA" w:rsidDel="00E04534">
          <w:rPr>
            <w:rFonts w:ascii="Times New Roman" w:hAnsi="Times New Roman" w:cs="Times New Roman"/>
          </w:rPr>
          <w:delText>F</w:delText>
        </w:r>
      </w:del>
      <w:ins w:id="191" w:author="RPB" w:date="2026-06-28T23:19:00Z">
        <w:r w:rsidR="00E04534">
          <w:rPr>
            <w:rFonts w:ascii="Times New Roman" w:hAnsi="Times New Roman" w:cs="Times New Roman"/>
          </w:rPr>
          <w:t>f</w:t>
        </w:r>
      </w:ins>
      <w:r w:rsidRPr="00137EBA">
        <w:rPr>
          <w:rFonts w:ascii="Times New Roman" w:hAnsi="Times New Roman" w:cs="Times New Roman"/>
        </w:rPr>
        <w:t>urther validation with metagenomic, metabolomic, and longitudinal data is warranted.</w:t>
      </w:r>
    </w:p>
    <w:p w14:paraId="7BC214BB" w14:textId="76BBA363" w:rsidR="0071566F" w:rsidRPr="00137EBA" w:rsidRDefault="0071566F" w:rsidP="00D46FDE">
      <w:pPr>
        <w:pStyle w:val="BodyText"/>
        <w:spacing w:line="276" w:lineRule="auto"/>
        <w:rPr>
          <w:rFonts w:ascii="Times New Roman" w:hAnsi="Times New Roman" w:cs="Times New Roman"/>
        </w:rPr>
      </w:pPr>
    </w:p>
    <w:p w14:paraId="5FA24411"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DECLARATIONS</w:t>
      </w:r>
    </w:p>
    <w:p w14:paraId="57D21836" w14:textId="2933FDD3"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Ethical Approval and consent to participate</w:t>
      </w:r>
      <w:r w:rsidRPr="00BE2F5D">
        <w:rPr>
          <w:rFonts w:ascii="Times New Roman" w:hAnsi="Times New Roman" w:cs="Times New Roman"/>
          <w:b/>
          <w:bCs/>
        </w:rPr>
        <w:t>:</w:t>
      </w:r>
      <w:r w:rsidRPr="00137EBA">
        <w:rPr>
          <w:rFonts w:ascii="Times New Roman" w:hAnsi="Times New Roman" w:cs="Times New Roman"/>
        </w:rPr>
        <w:t xml:space="preserve"> Not applicable</w:t>
      </w:r>
    </w:p>
    <w:p w14:paraId="04A2C563" w14:textId="4A9D4744"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Data Availability statement</w:t>
      </w:r>
      <w:r w:rsidRPr="00BE2F5D">
        <w:rPr>
          <w:rFonts w:ascii="Times New Roman" w:hAnsi="Times New Roman" w:cs="Times New Roman"/>
          <w:b/>
          <w:bCs/>
        </w:rPr>
        <w:t>:</w:t>
      </w:r>
      <w:r w:rsidRPr="00137EBA">
        <w:rPr>
          <w:rFonts w:ascii="Times New Roman" w:hAnsi="Times New Roman" w:cs="Times New Roman"/>
        </w:rPr>
        <w:t xml:space="preserve"> The datasets generated and analyzed during the current study are available from the corresponding author upon reasonable request. Processed ASV tables and metadata have been deposited in Zenodo (DOI: 10.5281/zenodo.XXXXX) [update upon deposit]. </w:t>
      </w:r>
      <w:r w:rsidRPr="00137EBA">
        <w:rPr>
          <w:rFonts w:ascii="Times New Roman" w:hAnsi="Times New Roman" w:cs="Times New Roman"/>
        </w:rPr>
        <w:lastRenderedPageBreak/>
        <w:t>All scripts and metadata are deposited on GitHub: https://github.com/ejtettevi/ad_oral_microbiome. </w:t>
      </w:r>
    </w:p>
    <w:p w14:paraId="5586E927" w14:textId="0F862B33"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Conflict of interest</w:t>
      </w:r>
      <w:r w:rsidRPr="00BE2F5D">
        <w:rPr>
          <w:rFonts w:ascii="Times New Roman" w:hAnsi="Times New Roman" w:cs="Times New Roman"/>
          <w:b/>
          <w:bCs/>
        </w:rPr>
        <w:t>:</w:t>
      </w:r>
      <w:r w:rsidRPr="00137EBA">
        <w:rPr>
          <w:rFonts w:ascii="Times New Roman" w:hAnsi="Times New Roman" w:cs="Times New Roman"/>
        </w:rPr>
        <w:t xml:space="preserve"> The authors affirm that there are no conflicts of interest, financial or otherwise, that could have influenced the research, authorship, or publication of this article. </w:t>
      </w:r>
    </w:p>
    <w:p w14:paraId="4F6F36D0" w14:textId="2E15A5CB" w:rsidR="0071566F" w:rsidRPr="00137EBA" w:rsidRDefault="00000000" w:rsidP="004740BE">
      <w:pPr>
        <w:pStyle w:val="BodyText"/>
        <w:spacing w:line="360" w:lineRule="auto"/>
        <w:rPr>
          <w:rFonts w:ascii="Times New Roman" w:hAnsi="Times New Roman" w:cs="Times New Roman"/>
        </w:rPr>
      </w:pPr>
      <w:r w:rsidRPr="00137EBA">
        <w:rPr>
          <w:rFonts w:ascii="Times New Roman" w:hAnsi="Times New Roman" w:cs="Times New Roman"/>
          <w:b/>
          <w:bCs/>
        </w:rPr>
        <w:t>Funding</w:t>
      </w:r>
      <w:r w:rsidRPr="00137EBA">
        <w:rPr>
          <w:rFonts w:ascii="Times New Roman" w:hAnsi="Times New Roman" w:cs="Times New Roman"/>
        </w:rPr>
        <w:t>: Not applicable</w:t>
      </w:r>
    </w:p>
    <w:p w14:paraId="451BC2B2" w14:textId="44E55C60" w:rsidR="0071566F" w:rsidRPr="00BE2F5D" w:rsidRDefault="00000000" w:rsidP="00BE2F5D">
      <w:pPr>
        <w:pStyle w:val="BodyText"/>
        <w:spacing w:line="360" w:lineRule="auto"/>
        <w:jc w:val="both"/>
        <w:rPr>
          <w:rFonts w:ascii="Times New Roman" w:hAnsi="Times New Roman" w:cs="Times New Roman"/>
        </w:rPr>
      </w:pPr>
      <w:r w:rsidRPr="00137EBA">
        <w:rPr>
          <w:rFonts w:ascii="Times New Roman" w:hAnsi="Times New Roman" w:cs="Times New Roman"/>
          <w:b/>
          <w:bCs/>
        </w:rPr>
        <w:t xml:space="preserve">Acknowledgments: </w:t>
      </w:r>
      <w:r w:rsidRPr="00BE2F5D">
        <w:rPr>
          <w:rFonts w:ascii="Times New Roman" w:hAnsi="Times New Roman" w:cs="Times New Roman"/>
        </w:rPr>
        <w:t>We acknowledge the investigators of BioProject PRJNA770746 for making the sequencing data publicly available, and the developers of the open-source bioinformatics tools used in this study (DADA2, PICRUSt2, scikit-learn, and the scikit-bio consortium).</w:t>
      </w:r>
    </w:p>
    <w:p w14:paraId="5508F8B6" w14:textId="14FB1B0A" w:rsidR="0071566F" w:rsidRPr="00137EBA" w:rsidRDefault="00000000" w:rsidP="004740BE">
      <w:pPr>
        <w:pStyle w:val="BodyText"/>
        <w:spacing w:line="360" w:lineRule="auto"/>
        <w:jc w:val="both"/>
        <w:rPr>
          <w:rFonts w:ascii="Times New Roman" w:hAnsi="Times New Roman" w:cs="Times New Roman"/>
        </w:rPr>
      </w:pPr>
      <w:r w:rsidRPr="00137EBA">
        <w:rPr>
          <w:rFonts w:ascii="Times New Roman" w:hAnsi="Times New Roman" w:cs="Times New Roman"/>
          <w:b/>
          <w:bCs/>
        </w:rPr>
        <w:t>Author contribution</w:t>
      </w:r>
      <w:r w:rsidRPr="00BE2F5D">
        <w:rPr>
          <w:rFonts w:ascii="Times New Roman" w:hAnsi="Times New Roman" w:cs="Times New Roman"/>
          <w:b/>
          <w:bCs/>
        </w:rPr>
        <w:t>:</w:t>
      </w:r>
      <w:r w:rsidRPr="00137EBA">
        <w:rPr>
          <w:rFonts w:ascii="Times New Roman" w:hAnsi="Times New Roman" w:cs="Times New Roman"/>
        </w:rPr>
        <w:t xml:space="preserve"> E.J.T, D.L.S</w:t>
      </w:r>
      <w:r w:rsidR="00C2331F">
        <w:rPr>
          <w:rFonts w:ascii="Times New Roman" w:hAnsi="Times New Roman" w:cs="Times New Roman"/>
        </w:rPr>
        <w:t>, R.B</w:t>
      </w:r>
      <w:r w:rsidRPr="00137EBA">
        <w:rPr>
          <w:rFonts w:ascii="Times New Roman" w:hAnsi="Times New Roman" w:cs="Times New Roman"/>
        </w:rPr>
        <w:t xml:space="preserve"> and M.Y.O-A conceived the study. E.J.T designed and performed the computational analyses. E.J.T, D.L.S</w:t>
      </w:r>
      <w:r w:rsidR="00C2331F">
        <w:rPr>
          <w:rFonts w:ascii="Times New Roman" w:hAnsi="Times New Roman" w:cs="Times New Roman"/>
        </w:rPr>
        <w:t>, R.B</w:t>
      </w:r>
      <w:r w:rsidRPr="00137EBA">
        <w:rPr>
          <w:rFonts w:ascii="Times New Roman" w:hAnsi="Times New Roman" w:cs="Times New Roman"/>
        </w:rPr>
        <w:t xml:space="preserve"> and M.Y.O-A analyzed the data. All authors interpreted the results and contributed to the manuscript. E.J.T wrote the initial draft; M.Y.O-A</w:t>
      </w:r>
      <w:r w:rsidR="00C2331F">
        <w:rPr>
          <w:rFonts w:ascii="Times New Roman" w:hAnsi="Times New Roman" w:cs="Times New Roman"/>
        </w:rPr>
        <w:t>, R.B</w:t>
      </w:r>
      <w:r w:rsidRPr="00137EBA">
        <w:rPr>
          <w:rFonts w:ascii="Times New Roman" w:hAnsi="Times New Roman" w:cs="Times New Roman"/>
        </w:rPr>
        <w:t xml:space="preserve"> and D.L.S reviewed and edited the manuscript. All authors approved the final version.</w:t>
      </w:r>
    </w:p>
    <w:p w14:paraId="543A33FC" w14:textId="08AB5EAB" w:rsidR="0071566F" w:rsidRDefault="0071566F" w:rsidP="004740BE">
      <w:pPr>
        <w:pStyle w:val="BodyText"/>
        <w:spacing w:line="360" w:lineRule="auto"/>
        <w:rPr>
          <w:ins w:id="192" w:author="RPB" w:date="2026-06-25T10:43:00Z"/>
          <w:rFonts w:ascii="Times New Roman" w:hAnsi="Times New Roman" w:cs="Times New Roman"/>
        </w:rPr>
      </w:pPr>
    </w:p>
    <w:p w14:paraId="68EE44F6" w14:textId="04A673C1" w:rsidR="00AF6C97" w:rsidRDefault="00AF6C97" w:rsidP="004740BE">
      <w:pPr>
        <w:pStyle w:val="BodyText"/>
        <w:spacing w:line="360" w:lineRule="auto"/>
        <w:rPr>
          <w:ins w:id="193" w:author="RPB" w:date="2026-06-25T10:43:00Z"/>
          <w:rFonts w:ascii="Times New Roman" w:hAnsi="Times New Roman" w:cs="Times New Roman"/>
        </w:rPr>
      </w:pPr>
      <w:ins w:id="194" w:author="RPB" w:date="2026-06-25T10:43:00Z">
        <w:r>
          <w:rPr>
            <w:rFonts w:ascii="Times New Roman" w:hAnsi="Times New Roman" w:cs="Times New Roman"/>
          </w:rPr>
          <w:t xml:space="preserve">Added References </w:t>
        </w:r>
      </w:ins>
    </w:p>
    <w:p w14:paraId="4894674A" w14:textId="04371FA8" w:rsidR="00AF6C97" w:rsidRDefault="00AF6C97" w:rsidP="004740BE">
      <w:pPr>
        <w:pStyle w:val="BodyText"/>
        <w:spacing w:line="360" w:lineRule="auto"/>
        <w:rPr>
          <w:ins w:id="195" w:author="RPB" w:date="2026-06-25T10:48:00Z"/>
          <w:rFonts w:ascii="Times New Roman" w:hAnsi="Times New Roman" w:cs="Times New Roman"/>
        </w:rPr>
      </w:pPr>
      <w:ins w:id="196" w:author="RPB" w:date="2026-06-25T10:43:00Z">
        <w:r w:rsidRPr="00AF6C97">
          <w:rPr>
            <w:rFonts w:ascii="Times New Roman" w:hAnsi="Times New Roman" w:cs="Times New Roman"/>
          </w:rPr>
          <w:t xml:space="preserve">Hao, M., &amp; Chen, J. (2025). Trend analysis and future predictions of global burden of alzheimer’s disease and other dementias: a study based on the global burden of disease database from 1990 to 2021. </w:t>
        </w:r>
        <w:r w:rsidRPr="00AF6C97">
          <w:rPr>
            <w:rFonts w:ascii="Times New Roman" w:hAnsi="Times New Roman" w:cs="Times New Roman"/>
            <w:i/>
            <w:iCs/>
            <w:rPrChange w:id="197" w:author="RPB" w:date="2026-06-25T10:48:00Z">
              <w:rPr>
                <w:rFonts w:ascii="Times New Roman" w:hAnsi="Times New Roman" w:cs="Times New Roman"/>
              </w:rPr>
            </w:rPrChange>
          </w:rPr>
          <w:t>BMC medicine, 23</w:t>
        </w:r>
        <w:r w:rsidRPr="00AF6C97">
          <w:rPr>
            <w:rFonts w:ascii="Times New Roman" w:hAnsi="Times New Roman" w:cs="Times New Roman"/>
          </w:rPr>
          <w:t>(1), 378.</w:t>
        </w:r>
      </w:ins>
    </w:p>
    <w:p w14:paraId="4FED3780" w14:textId="1B6F743F" w:rsidR="00AF6C97" w:rsidRPr="00137EBA" w:rsidRDefault="00AF6C97" w:rsidP="004740BE">
      <w:pPr>
        <w:pStyle w:val="BodyText"/>
        <w:spacing w:line="360" w:lineRule="auto"/>
        <w:rPr>
          <w:rFonts w:ascii="Times New Roman" w:hAnsi="Times New Roman" w:cs="Times New Roman"/>
        </w:rPr>
      </w:pPr>
      <w:ins w:id="198" w:author="RPB" w:date="2026-06-25T10:48:00Z">
        <w:r w:rsidRPr="00AF6C97">
          <w:rPr>
            <w:rFonts w:ascii="Times New Roman" w:hAnsi="Times New Roman" w:cs="Times New Roman"/>
          </w:rPr>
          <w:t xml:space="preserve">Chen, S., Cao, Z., Nandi, A., Counts, N., Jiao, L., Prettner, K., ... &amp; Bloom, D. E. (2024). The global macroeconomic burden of Alzheimer's disease and other dementias: estimates and projections for 152 countries or territories. </w:t>
        </w:r>
        <w:r w:rsidRPr="00AF6C97">
          <w:rPr>
            <w:rFonts w:ascii="Times New Roman" w:hAnsi="Times New Roman" w:cs="Times New Roman"/>
            <w:i/>
            <w:iCs/>
            <w:rPrChange w:id="199" w:author="RPB" w:date="2026-06-25T10:48:00Z">
              <w:rPr>
                <w:rFonts w:ascii="Times New Roman" w:hAnsi="Times New Roman" w:cs="Times New Roman"/>
              </w:rPr>
            </w:rPrChange>
          </w:rPr>
          <w:t>The Lancet Global Health, 12</w:t>
        </w:r>
        <w:r w:rsidRPr="00AF6C97">
          <w:rPr>
            <w:rFonts w:ascii="Times New Roman" w:hAnsi="Times New Roman" w:cs="Times New Roman"/>
          </w:rPr>
          <w:t>(9), e1534-e1543.</w:t>
        </w:r>
      </w:ins>
    </w:p>
    <w:p w14:paraId="57E92A87" w14:textId="77777777" w:rsidR="0071566F" w:rsidRPr="00137EBA" w:rsidRDefault="00000000" w:rsidP="00D46FDE">
      <w:pPr>
        <w:pStyle w:val="BodyText"/>
        <w:spacing w:line="276" w:lineRule="auto"/>
        <w:rPr>
          <w:rFonts w:ascii="Times New Roman" w:hAnsi="Times New Roman" w:cs="Times New Roman"/>
        </w:rPr>
      </w:pPr>
      <w:r w:rsidRPr="00137EBA">
        <w:rPr>
          <w:rFonts w:ascii="Times New Roman" w:hAnsi="Times New Roman" w:cs="Times New Roman"/>
          <w:b/>
          <w:bCs/>
        </w:rPr>
        <w:t>REFERENCES</w:t>
      </w:r>
    </w:p>
    <w:p w14:paraId="2711710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Anderson, M. J. (2017). Permutational Multivariate Analysis of Variance (PERMANOVA). 1–15. https://doi.org/10.1002/9781118445112.STAT07841</w:t>
      </w:r>
    </w:p>
    <w:p w14:paraId="632A20A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Benjamini, Y., &amp; Hochberg, Y. (1995). Controlling the false discovery rate: a practical and powerful approach to multiple testing. </w:t>
      </w:r>
      <w:r w:rsidRPr="00137EBA">
        <w:rPr>
          <w:rFonts w:ascii="Times New Roman" w:hAnsi="Times New Roman" w:cs="Times New Roman"/>
          <w:i/>
          <w:iCs/>
        </w:rPr>
        <w:t>The Journal of the Royal Statistical Society, Series B (Statistical Methodology)</w:t>
      </w:r>
      <w:r w:rsidRPr="00137EBA">
        <w:rPr>
          <w:rFonts w:ascii="Times New Roman" w:hAnsi="Times New Roman" w:cs="Times New Roman"/>
        </w:rPr>
        <w:t xml:space="preserve">, </w:t>
      </w:r>
      <w:r w:rsidRPr="00137EBA">
        <w:rPr>
          <w:rFonts w:ascii="Times New Roman" w:hAnsi="Times New Roman" w:cs="Times New Roman"/>
          <w:i/>
          <w:iCs/>
        </w:rPr>
        <w:t>57</w:t>
      </w:r>
      <w:r w:rsidRPr="00137EBA">
        <w:rPr>
          <w:rFonts w:ascii="Times New Roman" w:hAnsi="Times New Roman" w:cs="Times New Roman"/>
        </w:rPr>
        <w:t>(1), 289–300. https://doi.org/10.1111/j.2517-6161.1995.tb02031.x</w:t>
      </w:r>
    </w:p>
    <w:p w14:paraId="6232FA2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lastRenderedPageBreak/>
        <w:t xml:space="preserve">Bradley, A. (1997). The use of the area under the ROC curve in the evaluation of machine learning algorithms. </w:t>
      </w:r>
      <w:r w:rsidRPr="00137EBA">
        <w:rPr>
          <w:rFonts w:ascii="Times New Roman" w:hAnsi="Times New Roman" w:cs="Times New Roman"/>
          <w:i/>
          <w:iCs/>
        </w:rPr>
        <w:t>Pattern Recognit.</w:t>
      </w:r>
      <w:r w:rsidRPr="00137EBA">
        <w:rPr>
          <w:rFonts w:ascii="Times New Roman" w:hAnsi="Times New Roman" w:cs="Times New Roman"/>
        </w:rPr>
        <w:t xml:space="preserve">, </w:t>
      </w:r>
      <w:r w:rsidRPr="00137EBA">
        <w:rPr>
          <w:rFonts w:ascii="Times New Roman" w:hAnsi="Times New Roman" w:cs="Times New Roman"/>
          <w:i/>
          <w:iCs/>
        </w:rPr>
        <w:t>30</w:t>
      </w:r>
      <w:r w:rsidRPr="00137EBA">
        <w:rPr>
          <w:rFonts w:ascii="Times New Roman" w:hAnsi="Times New Roman" w:cs="Times New Roman"/>
        </w:rPr>
        <w:t>, 1145–1159. https://doi.org/10.1016/S0031-3203(96)00142-2</w:t>
      </w:r>
    </w:p>
    <w:p w14:paraId="58B3D4C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Breiman, L. (2001). Random Forests. </w:t>
      </w:r>
      <w:r w:rsidRPr="00137EBA">
        <w:rPr>
          <w:rFonts w:ascii="Times New Roman" w:hAnsi="Times New Roman" w:cs="Times New Roman"/>
          <w:i/>
          <w:iCs/>
        </w:rPr>
        <w:t>Machine learning</w:t>
      </w:r>
      <w:r w:rsidRPr="00137EBA">
        <w:rPr>
          <w:rFonts w:ascii="Times New Roman" w:hAnsi="Times New Roman" w:cs="Times New Roman"/>
        </w:rPr>
        <w:t xml:space="preserve">, </w:t>
      </w:r>
      <w:r w:rsidRPr="00137EBA">
        <w:rPr>
          <w:rFonts w:ascii="Times New Roman" w:hAnsi="Times New Roman" w:cs="Times New Roman"/>
          <w:i/>
          <w:iCs/>
        </w:rPr>
        <w:t>45</w:t>
      </w:r>
      <w:r w:rsidRPr="00137EBA">
        <w:rPr>
          <w:rFonts w:ascii="Times New Roman" w:hAnsi="Times New Roman" w:cs="Times New Roman"/>
        </w:rPr>
        <w:t>, 5–32. https://doi.org/10.1023/a:1010933404324</w:t>
      </w:r>
    </w:p>
    <w:p w14:paraId="05F6C6F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Callahan, B., McMurdie, P. J., Rosen, M. J., Han, A. W., Johnson, A. J., &amp; Holmes, S. (2016). DADA2: High resolution sample inference from Illumina amplicon data. </w:t>
      </w:r>
      <w:r w:rsidRPr="00137EBA">
        <w:rPr>
          <w:rFonts w:ascii="Times New Roman" w:hAnsi="Times New Roman" w:cs="Times New Roman"/>
          <w:i/>
          <w:iCs/>
        </w:rPr>
        <w:t>Nature methods</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581 – 583. https://doi.org/10.1038/nmeth.3869</w:t>
      </w:r>
    </w:p>
    <w:p w14:paraId="673C929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Caspi, R., Billington, R., Keseler, I. M., Kothari, A., Krummenacker, M., Midford, P. E., Ong, W. K., Paley, S., Subhraveti, P., &amp; Karp, P. D. (2020). The MetaCyc database of metabolic pathways and enzymes - a 2019 update. </w:t>
      </w:r>
      <w:r w:rsidRPr="00137EBA">
        <w:rPr>
          <w:rFonts w:ascii="Times New Roman" w:hAnsi="Times New Roman" w:cs="Times New Roman"/>
          <w:i/>
          <w:iCs/>
        </w:rPr>
        <w:t>Nucleic Acids Res</w:t>
      </w:r>
      <w:r w:rsidRPr="00137EBA">
        <w:rPr>
          <w:rFonts w:ascii="Times New Roman" w:hAnsi="Times New Roman" w:cs="Times New Roman"/>
        </w:rPr>
        <w:t xml:space="preserve">, </w:t>
      </w:r>
      <w:r w:rsidRPr="00137EBA">
        <w:rPr>
          <w:rFonts w:ascii="Times New Roman" w:hAnsi="Times New Roman" w:cs="Times New Roman"/>
          <w:i/>
          <w:iCs/>
        </w:rPr>
        <w:t>48</w:t>
      </w:r>
      <w:r w:rsidRPr="00137EBA">
        <w:rPr>
          <w:rFonts w:ascii="Times New Roman" w:hAnsi="Times New Roman" w:cs="Times New Roman"/>
        </w:rPr>
        <w:t>(D1), D445–D453. https://doi.org/10.1093/nar/gkz862</w:t>
      </w:r>
    </w:p>
    <w:p w14:paraId="19D01A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Chen, S. (2023). Ultrafast one-pass FASTQ data preprocessing, quality control, and deduplication using fastp. </w:t>
      </w:r>
      <w:r w:rsidRPr="00137EBA">
        <w:rPr>
          <w:rFonts w:ascii="Times New Roman" w:hAnsi="Times New Roman" w:cs="Times New Roman"/>
          <w:i/>
          <w:iCs/>
        </w:rPr>
        <w:t>Imeta</w:t>
      </w:r>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(2), e107. https://doi.org/10.1002/imt2.107</w:t>
      </w:r>
    </w:p>
    <w:p w14:paraId="5F8ACA1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Chen, S., Zhou, Y., Chen, Y., &amp; Gu, J. (2018). fastp: an ultra-fast all-in-one FASTQ preprocessor.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34</w:t>
      </w:r>
      <w:r w:rsidRPr="00137EBA">
        <w:rPr>
          <w:rFonts w:ascii="Times New Roman" w:hAnsi="Times New Roman" w:cs="Times New Roman"/>
        </w:rPr>
        <w:t>(17), i884–i890. https://doi.org/10.1093/bioinformatics/bty560</w:t>
      </w:r>
    </w:p>
    <w:p w14:paraId="6A785FFF"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Dixon, P. (2003). VEGAN, a package of R functions for community ecology. </w:t>
      </w:r>
      <w:r w:rsidRPr="00137EBA">
        <w:rPr>
          <w:rFonts w:ascii="Times New Roman" w:hAnsi="Times New Roman" w:cs="Times New Roman"/>
          <w:i/>
          <w:iCs/>
        </w:rPr>
        <w:t>14</w:t>
      </w:r>
      <w:r w:rsidRPr="00137EBA">
        <w:rPr>
          <w:rFonts w:ascii="Times New Roman" w:hAnsi="Times New Roman" w:cs="Times New Roman"/>
        </w:rPr>
        <w:t>, 927 – 930. https://doi.org/10.1111/J.1654-1103.2003.TB02228.X</w:t>
      </w:r>
    </w:p>
    <w:p w14:paraId="2707B2F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Dominy, S. S., Lynch, C., Ermini, F., Benedyk, M., Marczyk, A., Konradi, A., Nguyen, M., Haditsch, U., Raha, D., Griffin, C., Holsinger, L. J., Arastu-Kapur, S., Kaba, S., Lee, A., Ryder, M. I., Potempa, B., Mydel, P., Hellvard, A., Adamowicz, K., . . . Potempa, J. (2019) Porphyromonas gingivalis in Alzheimer’s disease brains: Evidence for disease causation and treatment with small-molecule inhibitors. . Sci Adv, 5(1), eaau3333. https://doi.org/10.1126/sciadv.aau3333</w:t>
      </w:r>
    </w:p>
    <w:p w14:paraId="6D68CAA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Douglas, G. M., Maffei, V. J., Zaneveld, J. R., Yurgel, S. N., Brown, J. R., Taylor, C. M., Huttenhower, C., &amp; Langille, M. G. I. (2020). PICRUSt2 for prediction of metagenome functions. </w:t>
      </w:r>
      <w:r w:rsidRPr="00137EBA">
        <w:rPr>
          <w:rFonts w:ascii="Times New Roman" w:hAnsi="Times New Roman" w:cs="Times New Roman"/>
          <w:i/>
          <w:iCs/>
        </w:rPr>
        <w:t>Nat Biotechnol</w:t>
      </w:r>
      <w:r w:rsidRPr="00137EBA">
        <w:rPr>
          <w:rFonts w:ascii="Times New Roman" w:hAnsi="Times New Roman" w:cs="Times New Roman"/>
        </w:rPr>
        <w:t xml:space="preserve">, </w:t>
      </w:r>
      <w:r w:rsidRPr="00137EBA">
        <w:rPr>
          <w:rFonts w:ascii="Times New Roman" w:hAnsi="Times New Roman" w:cs="Times New Roman"/>
          <w:i/>
          <w:iCs/>
        </w:rPr>
        <w:t>38</w:t>
      </w:r>
      <w:r w:rsidRPr="00137EBA">
        <w:rPr>
          <w:rFonts w:ascii="Times New Roman" w:hAnsi="Times New Roman" w:cs="Times New Roman"/>
        </w:rPr>
        <w:t>(6), 685–688. https://doi.org/10.1038/s41587-020-0548-6</w:t>
      </w:r>
    </w:p>
    <w:p w14:paraId="683423B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Fernandes, A. D., Reid, J. N., Macklaim, J. M., McMurrough, T. A., Edgell, D. R., &amp; Gloor, G. B. (2014). Unifying the analysis of high-throughput sequencing datasets: characterizing RNA-seq, 16S rRNA gene sequencing and selective growth experiments by compositional data analysis. </w:t>
      </w:r>
      <w:r w:rsidRPr="00137EBA">
        <w:rPr>
          <w:rFonts w:ascii="Times New Roman" w:hAnsi="Times New Roman" w:cs="Times New Roman"/>
          <w:i/>
          <w:iCs/>
        </w:rPr>
        <w:t>Microbiome</w:t>
      </w:r>
      <w:r w:rsidRPr="00137EBA">
        <w:rPr>
          <w:rFonts w:ascii="Times New Roman" w:hAnsi="Times New Roman" w:cs="Times New Roman"/>
        </w:rPr>
        <w:t xml:space="preserve">, </w:t>
      </w:r>
      <w:r w:rsidRPr="00137EBA">
        <w:rPr>
          <w:rFonts w:ascii="Times New Roman" w:hAnsi="Times New Roman" w:cs="Times New Roman"/>
          <w:i/>
          <w:iCs/>
        </w:rPr>
        <w:t>2</w:t>
      </w:r>
      <w:r w:rsidRPr="00137EBA">
        <w:rPr>
          <w:rFonts w:ascii="Times New Roman" w:hAnsi="Times New Roman" w:cs="Times New Roman"/>
        </w:rPr>
        <w:t>, 15. https://doi.org/10.1186/2049-2618-2-15</w:t>
      </w:r>
    </w:p>
    <w:p w14:paraId="334C02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Heldenbrand, J. R. (2017). Step-by-Step guide for downloading very large datasets to a supercomputer using the SRA Toolkit. https://doi.org/10.17504/protocols.io.kb6csre</w:t>
      </w:r>
    </w:p>
    <w:p w14:paraId="05FE022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Hunter, J. D. (2007). Matplotlib: A 2D Graphics Environment. </w:t>
      </w:r>
      <w:r w:rsidRPr="00137EBA">
        <w:rPr>
          <w:rFonts w:ascii="Times New Roman" w:hAnsi="Times New Roman" w:cs="Times New Roman"/>
          <w:i/>
          <w:iCs/>
        </w:rPr>
        <w:t>Computing in Science &amp; Engineering</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 https://doi.org/10.1109/MCSE.2007.55</w:t>
      </w:r>
    </w:p>
    <w:p w14:paraId="7CA5438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Kilian, M., Chapple, I., Hannig, M., Marsh, P., Meuric, V., Pedersen, A., Tonetti, M., Wade, W., &amp; Zaura, E. (2016). The oral microbiome – an update for oral healthcare professionals. </w:t>
      </w:r>
      <w:r w:rsidRPr="00137EBA">
        <w:rPr>
          <w:rFonts w:ascii="Times New Roman" w:hAnsi="Times New Roman" w:cs="Times New Roman"/>
          <w:i/>
          <w:iCs/>
        </w:rPr>
        <w:t>BDJ</w:t>
      </w:r>
      <w:r w:rsidRPr="00137EBA">
        <w:rPr>
          <w:rFonts w:ascii="Times New Roman" w:hAnsi="Times New Roman" w:cs="Times New Roman"/>
        </w:rPr>
        <w:t xml:space="preserve">, </w:t>
      </w:r>
      <w:r w:rsidRPr="00137EBA">
        <w:rPr>
          <w:rFonts w:ascii="Times New Roman" w:hAnsi="Times New Roman" w:cs="Times New Roman"/>
          <w:i/>
          <w:iCs/>
        </w:rPr>
        <w:t>221</w:t>
      </w:r>
      <w:r w:rsidRPr="00137EBA">
        <w:rPr>
          <w:rFonts w:ascii="Times New Roman" w:hAnsi="Times New Roman" w:cs="Times New Roman"/>
        </w:rPr>
        <w:t>, 657–666. https://doi.org/10.1038/sj.bdj.2016.865</w:t>
      </w:r>
    </w:p>
    <w:p w14:paraId="6B1D203B"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lastRenderedPageBreak/>
        <w:t xml:space="preserve">Kolde, R., &amp; Kolde, M. R. (2015). Package ‘pheatmap. </w:t>
      </w:r>
      <w:r w:rsidRPr="00137EBA">
        <w:rPr>
          <w:rFonts w:ascii="Times New Roman" w:hAnsi="Times New Roman" w:cs="Times New Roman"/>
          <w:i/>
          <w:iCs/>
        </w:rPr>
        <w:t>R package</w:t>
      </w:r>
      <w:r w:rsidRPr="00137EBA">
        <w:rPr>
          <w:rFonts w:ascii="Times New Roman" w:hAnsi="Times New Roman" w:cs="Times New Roman"/>
        </w:rPr>
        <w:t>. </w:t>
      </w:r>
    </w:p>
    <w:p w14:paraId="576A777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Lachenbruch, P. (1989). Statistical Power Analysis for the Behavioral Sciences (2nd ed.). </w:t>
      </w:r>
      <w:r w:rsidRPr="00137EBA">
        <w:rPr>
          <w:rFonts w:ascii="Times New Roman" w:hAnsi="Times New Roman" w:cs="Times New Roman"/>
          <w:i/>
          <w:iCs/>
        </w:rPr>
        <w:t>Journal of the American Statistical Association</w:t>
      </w:r>
      <w:r w:rsidRPr="00137EBA">
        <w:rPr>
          <w:rFonts w:ascii="Times New Roman" w:hAnsi="Times New Roman" w:cs="Times New Roman"/>
        </w:rPr>
        <w:t xml:space="preserve">, </w:t>
      </w:r>
      <w:r w:rsidRPr="00137EBA">
        <w:rPr>
          <w:rFonts w:ascii="Times New Roman" w:hAnsi="Times New Roman" w:cs="Times New Roman"/>
          <w:i/>
          <w:iCs/>
        </w:rPr>
        <w:t>84</w:t>
      </w:r>
      <w:r w:rsidRPr="00137EBA">
        <w:rPr>
          <w:rFonts w:ascii="Times New Roman" w:hAnsi="Times New Roman" w:cs="Times New Roman"/>
        </w:rPr>
        <w:t>, 1096–1097. https://doi.org/10.2307/2290095</w:t>
      </w:r>
    </w:p>
    <w:p w14:paraId="2A76BA39"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Langmead, B., &amp; Salzberg, S. L. (2012). Fast gapped-read alignment with Bowtie 2. </w:t>
      </w:r>
      <w:r w:rsidRPr="00137EBA">
        <w:rPr>
          <w:rFonts w:ascii="Times New Roman" w:hAnsi="Times New Roman" w:cs="Times New Roman"/>
          <w:i/>
          <w:iCs/>
        </w:rPr>
        <w:t>Nat Methods</w:t>
      </w:r>
      <w:r w:rsidRPr="00137EBA">
        <w:rPr>
          <w:rFonts w:ascii="Times New Roman" w:hAnsi="Times New Roman" w:cs="Times New Roman"/>
        </w:rPr>
        <w:t xml:space="preserve">, </w:t>
      </w:r>
      <w:r w:rsidRPr="00137EBA">
        <w:rPr>
          <w:rFonts w:ascii="Times New Roman" w:hAnsi="Times New Roman" w:cs="Times New Roman"/>
          <w:i/>
          <w:iCs/>
        </w:rPr>
        <w:t>9</w:t>
      </w:r>
      <w:r w:rsidRPr="00137EBA">
        <w:rPr>
          <w:rFonts w:ascii="Times New Roman" w:hAnsi="Times New Roman" w:cs="Times New Roman"/>
        </w:rPr>
        <w:t>(4), 357–359. https://doi.org/10.1038/nmeth.1923</w:t>
      </w:r>
    </w:p>
    <w:p w14:paraId="27D2DEF2"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Li, H., Handsaker, B., Wysoker, A., Fennell, T., Ruan, J., Homer, N., Marth, G., Abecasis, G., Durbin, R., &amp; 1000 Genome Project Data Processing Subgroup. (2009). The Sequence Alignment/Map format and SAMtools.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25</w:t>
      </w:r>
      <w:r w:rsidRPr="00137EBA">
        <w:rPr>
          <w:rFonts w:ascii="Times New Roman" w:hAnsi="Times New Roman" w:cs="Times New Roman"/>
        </w:rPr>
        <w:t>(16), 2078–2079. https://doi.org/10.1093/bioinformatics/btp352</w:t>
      </w:r>
    </w:p>
    <w:p w14:paraId="5FBFB34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Lin, H., &amp; Peddada, S. D. (2020). Analysis of compositions of microbiomes with bias correction. </w:t>
      </w:r>
      <w:r w:rsidRPr="00137EBA">
        <w:rPr>
          <w:rFonts w:ascii="Times New Roman" w:hAnsi="Times New Roman" w:cs="Times New Roman"/>
          <w:i/>
          <w:iCs/>
        </w:rPr>
        <w:t>Nat Commun</w:t>
      </w:r>
      <w:r w:rsidRPr="00137EBA">
        <w:rPr>
          <w:rFonts w:ascii="Times New Roman" w:hAnsi="Times New Roman" w:cs="Times New Roman"/>
        </w:rPr>
        <w:t xml:space="preserve">, </w:t>
      </w:r>
      <w:r w:rsidRPr="00137EBA">
        <w:rPr>
          <w:rFonts w:ascii="Times New Roman" w:hAnsi="Times New Roman" w:cs="Times New Roman"/>
          <w:i/>
          <w:iCs/>
        </w:rPr>
        <w:t>11</w:t>
      </w:r>
      <w:r w:rsidRPr="00137EBA">
        <w:rPr>
          <w:rFonts w:ascii="Times New Roman" w:hAnsi="Times New Roman" w:cs="Times New Roman"/>
        </w:rPr>
        <w:t>(1), 3514. https://doi.org/10.1038/s41467-020-17041-7</w:t>
      </w:r>
    </w:p>
    <w:p w14:paraId="584D313C"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Long, H., Yan, L., Pu, J., Liu, Y., Zhong, X., &amp; Wang…, H. (2022a). Multi-omics analysis reveals the effects of microbiota on oral homeostasis. </w:t>
      </w:r>
      <w:r w:rsidRPr="00137EBA">
        <w:rPr>
          <w:rFonts w:ascii="Times New Roman" w:hAnsi="Times New Roman" w:cs="Times New Roman"/>
          <w:i/>
          <w:iCs/>
        </w:rPr>
        <w:t>Frontiers in …</w:t>
      </w:r>
      <w:r w:rsidRPr="00137EBA">
        <w:rPr>
          <w:rFonts w:ascii="Times New Roman" w:hAnsi="Times New Roman" w:cs="Times New Roman"/>
        </w:rPr>
        <w:t>. https://doi.org/10.3389/fimmu.2022.1005992/pdf</w:t>
      </w:r>
    </w:p>
    <w:p w14:paraId="2466BC7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Long, H., Yan, L., Pu, J., Liu, Y., Zhong, X., Wang, H., Yang, L., Lou, F., Luo, S., Zhang, Y., Liu, Y., Xie, P., Ji, P., &amp; Jin, X. (2022b). Multi-omics analysis reveals the effects of microbiota on oral homeostasis. </w:t>
      </w:r>
      <w:r w:rsidRPr="00137EBA">
        <w:rPr>
          <w:rFonts w:ascii="Times New Roman" w:hAnsi="Times New Roman" w:cs="Times New Roman"/>
          <w:i/>
          <w:iCs/>
        </w:rPr>
        <w:t>Front Immunol</w:t>
      </w:r>
      <w:r w:rsidRPr="00137EBA">
        <w:rPr>
          <w:rFonts w:ascii="Times New Roman" w:hAnsi="Times New Roman" w:cs="Times New Roman"/>
        </w:rPr>
        <w:t xml:space="preserve">, </w:t>
      </w:r>
      <w:r w:rsidRPr="00137EBA">
        <w:rPr>
          <w:rFonts w:ascii="Times New Roman" w:hAnsi="Times New Roman" w:cs="Times New Roman"/>
          <w:i/>
          <w:iCs/>
        </w:rPr>
        <w:t>13</w:t>
      </w:r>
      <w:r w:rsidRPr="00137EBA">
        <w:rPr>
          <w:rFonts w:ascii="Times New Roman" w:hAnsi="Times New Roman" w:cs="Times New Roman"/>
        </w:rPr>
        <w:t>, 1005992. https://doi.org/10.3389/fimmu.2022.1005992</w:t>
      </w:r>
    </w:p>
    <w:p w14:paraId="1458E9C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Martin, M. (2011). Cutadapt removes adapter sequences from high-throughput sequencing reads. </w:t>
      </w:r>
      <w:r w:rsidRPr="00137EBA">
        <w:rPr>
          <w:rFonts w:ascii="Times New Roman" w:hAnsi="Times New Roman" w:cs="Times New Roman"/>
          <w:i/>
          <w:iCs/>
        </w:rPr>
        <w:t>EMBnet.journal</w:t>
      </w:r>
      <w:r w:rsidRPr="00137EBA">
        <w:rPr>
          <w:rFonts w:ascii="Times New Roman" w:hAnsi="Times New Roman" w:cs="Times New Roman"/>
        </w:rPr>
        <w:t xml:space="preserve">, </w:t>
      </w:r>
      <w:r w:rsidRPr="00137EBA">
        <w:rPr>
          <w:rFonts w:ascii="Times New Roman" w:hAnsi="Times New Roman" w:cs="Times New Roman"/>
          <w:i/>
          <w:iCs/>
        </w:rPr>
        <w:t>17</w:t>
      </w:r>
      <w:r w:rsidRPr="00137EBA">
        <w:rPr>
          <w:rFonts w:ascii="Times New Roman" w:hAnsi="Times New Roman" w:cs="Times New Roman"/>
        </w:rPr>
        <w:t>, 10–12. https://doi.org/10.14806/EJ.17.1.200</w:t>
      </w:r>
    </w:p>
    <w:p w14:paraId="320CB116"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Oksanen, J., Blanchet, F., Kindt, R., Legendre, P., O’Hara, R. G., Simpson, G. L., Minchin, P., &amp; O’Hara, R. B. (2007). vegan : Community Ecology Package. R package version 1.8-5. https://www.semanticscholar.org/paper/ce62be133614e05a8a63c39743e42a43765a5db0</w:t>
      </w:r>
    </w:p>
    <w:p w14:paraId="2BF26B44"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Olsen, I., &amp; Singhrao, S. (2019). Poor Oral Health and Its Neurological Consequences: Mechanisms of </w:t>
      </w:r>
      <w:r w:rsidRPr="00137EBA">
        <w:rPr>
          <w:rFonts w:ascii="Times New Roman" w:hAnsi="Times New Roman" w:cs="Times New Roman"/>
          <w:i/>
          <w:iCs/>
        </w:rPr>
        <w:t>Porphyromonas gingivalis In</w:t>
      </w:r>
      <w:r w:rsidRPr="00137EBA">
        <w:rPr>
          <w:rFonts w:ascii="Times New Roman" w:hAnsi="Times New Roman" w:cs="Times New Roman"/>
        </w:rPr>
        <w:t>vo</w:t>
      </w:r>
      <w:r w:rsidRPr="00137EBA">
        <w:rPr>
          <w:rFonts w:ascii="Times New Roman" w:hAnsi="Times New Roman" w:cs="Times New Roman"/>
          <w:i/>
          <w:iCs/>
        </w:rPr>
        <w:t>l</w:t>
      </w:r>
      <w:r w:rsidRPr="00137EBA">
        <w:rPr>
          <w:rFonts w:ascii="Times New Roman" w:hAnsi="Times New Roman" w:cs="Times New Roman"/>
        </w:rPr>
        <w:t>vement in Cognitive Dysfunction. Current Oral Health</w:t>
      </w:r>
      <w:r w:rsidRPr="00137EBA">
        <w:rPr>
          <w:rFonts w:ascii="Times New Roman" w:hAnsi="Times New Roman" w:cs="Times New Roman"/>
          <w:i/>
        </w:rPr>
        <w:t xml:space="preserve"> Reports, 6, 120–129. ht</w:t>
      </w:r>
      <w:r w:rsidRPr="00137EBA">
        <w:rPr>
          <w:rFonts w:ascii="Times New Roman" w:hAnsi="Times New Roman" w:cs="Times New Roman"/>
        </w:rPr>
        <w:t>tps://doi.org/10.1007/s40496-019-0212-8</w:t>
      </w:r>
    </w:p>
    <w:p w14:paraId="0E09D41E"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Olsen, I., &amp; Singhrao, S. K. (2015). Can oral infection be a risk factor for Alzheimer’s disease? </w:t>
      </w:r>
      <w:r w:rsidRPr="00137EBA">
        <w:rPr>
          <w:rFonts w:ascii="Times New Roman" w:hAnsi="Times New Roman" w:cs="Times New Roman"/>
          <w:i/>
          <w:iCs/>
        </w:rPr>
        <w:t>J Oral Microbiol</w:t>
      </w:r>
      <w:r w:rsidRPr="00137EBA">
        <w:rPr>
          <w:rFonts w:ascii="Times New Roman" w:hAnsi="Times New Roman" w:cs="Times New Roman"/>
        </w:rPr>
        <w:t xml:space="preserve">, </w:t>
      </w:r>
      <w:r w:rsidRPr="00137EBA">
        <w:rPr>
          <w:rFonts w:ascii="Times New Roman" w:hAnsi="Times New Roman" w:cs="Times New Roman"/>
          <w:i/>
          <w:iCs/>
        </w:rPr>
        <w:t>7</w:t>
      </w:r>
      <w:r w:rsidRPr="00137EBA">
        <w:rPr>
          <w:rFonts w:ascii="Times New Roman" w:hAnsi="Times New Roman" w:cs="Times New Roman"/>
        </w:rPr>
        <w:t>, 29143. https://doi.org/10.3402/jom.v7.29143</w:t>
      </w:r>
    </w:p>
    <w:p w14:paraId="2A1B3028"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Pedregosa, F., Varoquaux, G., &amp; Gramfort…, A. (2011). Scikit-learn: Machine learning in Python. </w:t>
      </w:r>
      <w:r w:rsidRPr="00137EBA">
        <w:rPr>
          <w:rFonts w:ascii="Times New Roman" w:hAnsi="Times New Roman" w:cs="Times New Roman"/>
          <w:i/>
          <w:iCs/>
        </w:rPr>
        <w:t>Journal of Machine Learning Research</w:t>
      </w:r>
      <w:r w:rsidRPr="00137EBA">
        <w:rPr>
          <w:rFonts w:ascii="Times New Roman" w:hAnsi="Times New Roman" w:cs="Times New Roman"/>
        </w:rPr>
        <w:t xml:space="preserve">, </w:t>
      </w:r>
      <w:r w:rsidRPr="00137EBA">
        <w:rPr>
          <w:rFonts w:ascii="Times New Roman" w:hAnsi="Times New Roman" w:cs="Times New Roman"/>
          <w:i/>
          <w:iCs/>
        </w:rPr>
        <w:t>12</w:t>
      </w:r>
      <w:r w:rsidRPr="00137EBA">
        <w:rPr>
          <w:rFonts w:ascii="Times New Roman" w:hAnsi="Times New Roman" w:cs="Times New Roman"/>
        </w:rPr>
        <w:t>(85), 2825−2830. http://www.jmlr.org/papers/volume12/pedregosa11a/pedregosa11a.pdf?source=post_page</w:t>
      </w:r>
    </w:p>
    <w:p w14:paraId="70133D47"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Quast, C., Pruesse, E., Yilmaz, P., Gerken, J., Schweer, T., Yarza, P., Peplies, J., &amp; Glöckner, F. (2012). The SILVA ribosomal RNA gene database project: improved data processing and web-based tools. </w:t>
      </w:r>
      <w:r w:rsidRPr="00137EBA">
        <w:rPr>
          <w:rFonts w:ascii="Times New Roman" w:hAnsi="Times New Roman" w:cs="Times New Roman"/>
          <w:i/>
          <w:iCs/>
        </w:rPr>
        <w:t>Nucleic Acids Research</w:t>
      </w:r>
      <w:r w:rsidRPr="00137EBA">
        <w:rPr>
          <w:rFonts w:ascii="Times New Roman" w:hAnsi="Times New Roman" w:cs="Times New Roman"/>
        </w:rPr>
        <w:t xml:space="preserve">, </w:t>
      </w:r>
      <w:r w:rsidRPr="00137EBA">
        <w:rPr>
          <w:rFonts w:ascii="Times New Roman" w:hAnsi="Times New Roman" w:cs="Times New Roman"/>
          <w:i/>
          <w:iCs/>
        </w:rPr>
        <w:t>41</w:t>
      </w:r>
      <w:r w:rsidRPr="00137EBA">
        <w:rPr>
          <w:rFonts w:ascii="Times New Roman" w:hAnsi="Times New Roman" w:cs="Times New Roman"/>
        </w:rPr>
        <w:t>, D590 – D596. https://doi.org/10.1093/nar/gks1219</w:t>
      </w:r>
    </w:p>
    <w:p w14:paraId="2D22C953"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lastRenderedPageBreak/>
        <w:t>Rideout, J., Gonzalez, A., Treuren, W. V., josenavas, Luce, L., adamrp, Shorenstein, J., Pitman, A., Fouquier, J. T., jradinger, Shiffer, Debelius, J. W., Baeza, Y. V., mortonjt, charudatta-navare, alexbrc, nbresnick, McDonald, D., Gorlick, K., . . . Banshee. (2015). scikit-bio: First beta release at SciPy 2015. https://doi.org/10.5281/ZENODO.19745</w:t>
      </w:r>
    </w:p>
    <w:p w14:paraId="2A924AA6"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Tang, Z.-Z., Chen, G., &amp; Alekseyenko, A. V. (2016). PERMANOVA-S: association test for microbial community composition that accommodates confounders and multiple distances. </w:t>
      </w:r>
      <w:r w:rsidRPr="00137EBA">
        <w:rPr>
          <w:rFonts w:ascii="Times New Roman" w:hAnsi="Times New Roman" w:cs="Times New Roman"/>
          <w:i/>
          <w:iCs/>
        </w:rPr>
        <w:t>Bioinformatics</w:t>
      </w:r>
      <w:r w:rsidRPr="00137EBA">
        <w:rPr>
          <w:rFonts w:ascii="Times New Roman" w:hAnsi="Times New Roman" w:cs="Times New Roman"/>
        </w:rPr>
        <w:t xml:space="preserve">, </w:t>
      </w:r>
      <w:r w:rsidRPr="00137EBA">
        <w:rPr>
          <w:rFonts w:ascii="Times New Roman" w:hAnsi="Times New Roman" w:cs="Times New Roman"/>
          <w:i/>
          <w:iCs/>
        </w:rPr>
        <w:t>32</w:t>
      </w:r>
      <w:r w:rsidRPr="00137EBA">
        <w:rPr>
          <w:rFonts w:ascii="Times New Roman" w:hAnsi="Times New Roman" w:cs="Times New Roman"/>
        </w:rPr>
        <w:t>(17), 2618–2625. https://doi.org/10.1093/bioinformatics/btw311</w:t>
      </w:r>
    </w:p>
    <w:p w14:paraId="49467F72"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Thornton, J. (2016). MG_HW2: Downloading SRA data using the SRA toolkit. https://doi.org/10.17504/protocols.io.fs6bnhe</w:t>
      </w:r>
    </w:p>
    <w:p w14:paraId="30941AA5"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Waskom, M. L. (2021). Seaborn: Statistical Data Visualization. </w:t>
      </w:r>
      <w:r w:rsidRPr="00137EBA">
        <w:rPr>
          <w:rFonts w:ascii="Times New Roman" w:hAnsi="Times New Roman" w:cs="Times New Roman"/>
          <w:i/>
          <w:iCs/>
        </w:rPr>
        <w:t>J. Open Source Softw.</w:t>
      </w:r>
      <w:r w:rsidRPr="00137EBA">
        <w:rPr>
          <w:rFonts w:ascii="Times New Roman" w:hAnsi="Times New Roman" w:cs="Times New Roman"/>
        </w:rPr>
        <w:t xml:space="preserve">, </w:t>
      </w:r>
      <w:r w:rsidRPr="00137EBA">
        <w:rPr>
          <w:rFonts w:ascii="Times New Roman" w:hAnsi="Times New Roman" w:cs="Times New Roman"/>
          <w:i/>
          <w:iCs/>
        </w:rPr>
        <w:t>6</w:t>
      </w:r>
      <w:r w:rsidRPr="00137EBA">
        <w:rPr>
          <w:rFonts w:ascii="Times New Roman" w:hAnsi="Times New Roman" w:cs="Times New Roman"/>
        </w:rPr>
        <w:t>, 3021. https://doi.org/10.21105/joss.03021</w:t>
      </w:r>
    </w:p>
    <w:p w14:paraId="3CCF0ACD" w14:textId="77777777"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Wickham, H. (2009). ggplot2 - Elegant Graphics for Data Analysis. I–VIII, 1. https://www.semanticscholar.org/paper/f19ea35ada5ac36a3cf1455bef689ed0f1709798</w:t>
      </w:r>
    </w:p>
    <w:p w14:paraId="438D9618" w14:textId="4666F95A" w:rsidR="0071566F" w:rsidRPr="00137EBA" w:rsidRDefault="00000000" w:rsidP="00BE2F5D">
      <w:pPr>
        <w:pStyle w:val="Compact"/>
        <w:numPr>
          <w:ilvl w:val="0"/>
          <w:numId w:val="4"/>
        </w:numPr>
        <w:spacing w:line="276" w:lineRule="auto"/>
        <w:jc w:val="both"/>
        <w:rPr>
          <w:rFonts w:ascii="Times New Roman" w:hAnsi="Times New Roman" w:cs="Times New Roman"/>
        </w:rPr>
      </w:pPr>
      <w:r w:rsidRPr="00137EBA">
        <w:rPr>
          <w:rFonts w:ascii="Times New Roman" w:hAnsi="Times New Roman" w:cs="Times New Roman"/>
        </w:rPr>
        <w:t xml:space="preserve">Zhu, J., Jiang, Z., Yu, F., Gao, L., Wang, X., &amp; Wang, Q. (2025). Integrated oral-gut microbiota therapy: a novel perspective on preventing bacterial translocation for systemic disease management. </w:t>
      </w:r>
      <w:r w:rsidRPr="00137EBA">
        <w:rPr>
          <w:rFonts w:ascii="Times New Roman" w:hAnsi="Times New Roman" w:cs="Times New Roman"/>
          <w:i/>
          <w:iCs/>
        </w:rPr>
        <w:t>Front Cell Infect Microbiol</w:t>
      </w:r>
      <w:r w:rsidRPr="00137EBA">
        <w:rPr>
          <w:rFonts w:ascii="Times New Roman" w:hAnsi="Times New Roman" w:cs="Times New Roman"/>
        </w:rPr>
        <w:t xml:space="preserve">, </w:t>
      </w:r>
      <w:r w:rsidRPr="00137EBA">
        <w:rPr>
          <w:rFonts w:ascii="Times New Roman" w:hAnsi="Times New Roman" w:cs="Times New Roman"/>
          <w:i/>
          <w:iCs/>
        </w:rPr>
        <w:t>15</w:t>
      </w:r>
      <w:r w:rsidRPr="00137EBA">
        <w:rPr>
          <w:rFonts w:ascii="Times New Roman" w:hAnsi="Times New Roman" w:cs="Times New Roman"/>
        </w:rPr>
        <w:t>, 1641816. https://doi.org/10.3389/fcimb.2025.1641816</w:t>
      </w:r>
    </w:p>
    <w:sectPr w:rsidR="0071566F" w:rsidRPr="00137EB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5" w:author="RPB" w:date="2026-06-25T15:52:00Z" w:initials="MOU">
    <w:p w14:paraId="031F55E1" w14:textId="420D5C40" w:rsidR="00F24E18" w:rsidRDefault="00F24E18">
      <w:pPr>
        <w:pStyle w:val="CommentText"/>
      </w:pPr>
      <w:r>
        <w:rPr>
          <w:rStyle w:val="CommentReference"/>
        </w:rPr>
        <w:annotationRef/>
      </w:r>
      <w:r>
        <w:t xml:space="preserve">Can you speciy which </w:t>
      </w:r>
    </w:p>
  </w:comment>
  <w:comment w:id="147" w:author="RPB" w:date="2026-06-25T15:55:00Z" w:initials="MOU">
    <w:p w14:paraId="44604F49" w14:textId="0FBE0A4F" w:rsidR="00F24E18" w:rsidRDefault="00F24E18">
      <w:pPr>
        <w:pStyle w:val="CommentText"/>
      </w:pPr>
      <w:r>
        <w:rPr>
          <w:rStyle w:val="CommentReference"/>
        </w:rPr>
        <w:annotationRef/>
      </w:r>
      <w:r>
        <w:t>Did not see anything on the methods used to process stool and oral samples for analysis</w:t>
      </w:r>
    </w:p>
  </w:comment>
  <w:comment w:id="150" w:author="RPB" w:date="2026-06-27T19:58:00Z" w:initials="MOU">
    <w:p w14:paraId="37CAF345" w14:textId="714D000D" w:rsidR="006352D3" w:rsidRDefault="006352D3">
      <w:pPr>
        <w:pStyle w:val="CommentText"/>
      </w:pPr>
      <w:r>
        <w:rPr>
          <w:rStyle w:val="CommentReference"/>
        </w:rPr>
        <w:annotationRef/>
      </w:r>
      <w:r>
        <w:t xml:space="preserve">Is it possible to re-label this figure and increase the font size of the axes labels? This might be difficult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1F55E1" w15:done="0"/>
  <w15:commentEx w15:paraId="44604F49" w15:done="0"/>
  <w15:commentEx w15:paraId="37CAF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9CCE3F1" w16cex:dateUtc="2026-06-25T15:52:00Z"/>
  <w16cex:commentExtensible w16cex:durableId="2F013393" w16cex:dateUtc="2026-06-25T15:55:00Z"/>
  <w16cex:commentExtensible w16cex:durableId="1443EA6C" w16cex:dateUtc="2026-06-27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1F55E1" w16cid:durableId="09CCE3F1"/>
  <w16cid:commentId w16cid:paraId="44604F49" w16cid:durableId="2F013393"/>
  <w16cid:commentId w16cid:paraId="37CAF345" w16cid:durableId="1443EA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3CE0D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AC66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C664B57"/>
    <w:multiLevelType w:val="multilevel"/>
    <w:tmpl w:val="157C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A636CB"/>
    <w:multiLevelType w:val="multilevel"/>
    <w:tmpl w:val="1AC66112"/>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35936408">
    <w:abstractNumId w:val="0"/>
  </w:num>
  <w:num w:numId="2" w16cid:durableId="1811089096">
    <w:abstractNumId w:val="1"/>
  </w:num>
  <w:num w:numId="3" w16cid:durableId="950042615">
    <w:abstractNumId w:val="1"/>
  </w:num>
  <w:num w:numId="4" w16cid:durableId="946304011">
    <w:abstractNumId w:val="3"/>
  </w:num>
  <w:num w:numId="5" w16cid:durableId="38712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PB">
    <w15:presenceInfo w15:providerId="None" w15:userId="RPB"/>
  </w15:person>
  <w15:person w15:author="Edward J. Tettevi">
    <w15:presenceInfo w15:providerId="None" w15:userId="Edward J. Tettev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66F"/>
    <w:rsid w:val="000870CC"/>
    <w:rsid w:val="000F03D5"/>
    <w:rsid w:val="001159CB"/>
    <w:rsid w:val="00124F3D"/>
    <w:rsid w:val="00137EBA"/>
    <w:rsid w:val="00187E91"/>
    <w:rsid w:val="0019213F"/>
    <w:rsid w:val="001B3975"/>
    <w:rsid w:val="00391305"/>
    <w:rsid w:val="003C1167"/>
    <w:rsid w:val="003F0D96"/>
    <w:rsid w:val="003F6454"/>
    <w:rsid w:val="00424F82"/>
    <w:rsid w:val="00430B97"/>
    <w:rsid w:val="004740BE"/>
    <w:rsid w:val="005366EA"/>
    <w:rsid w:val="00540C8A"/>
    <w:rsid w:val="00584D57"/>
    <w:rsid w:val="005A4821"/>
    <w:rsid w:val="00606A03"/>
    <w:rsid w:val="006352D3"/>
    <w:rsid w:val="0071566F"/>
    <w:rsid w:val="007769A6"/>
    <w:rsid w:val="007A65C1"/>
    <w:rsid w:val="00810E54"/>
    <w:rsid w:val="008E1118"/>
    <w:rsid w:val="009612C3"/>
    <w:rsid w:val="009756B1"/>
    <w:rsid w:val="009976F7"/>
    <w:rsid w:val="009B5BE3"/>
    <w:rsid w:val="00A07F87"/>
    <w:rsid w:val="00A54D08"/>
    <w:rsid w:val="00AA59C0"/>
    <w:rsid w:val="00AF6C97"/>
    <w:rsid w:val="00B41AA9"/>
    <w:rsid w:val="00BE2F5D"/>
    <w:rsid w:val="00BF5448"/>
    <w:rsid w:val="00C02598"/>
    <w:rsid w:val="00C2331F"/>
    <w:rsid w:val="00C84F71"/>
    <w:rsid w:val="00D03BFB"/>
    <w:rsid w:val="00D46FDE"/>
    <w:rsid w:val="00DA3FD4"/>
    <w:rsid w:val="00DD080E"/>
    <w:rsid w:val="00DE2C1D"/>
    <w:rsid w:val="00E02177"/>
    <w:rsid w:val="00E04534"/>
    <w:rsid w:val="00E06838"/>
    <w:rsid w:val="00E270C1"/>
    <w:rsid w:val="00E37A77"/>
    <w:rsid w:val="00E652AE"/>
    <w:rsid w:val="00F1699F"/>
    <w:rsid w:val="00F23571"/>
    <w:rsid w:val="00F24E18"/>
    <w:rsid w:val="00F309AC"/>
    <w:rsid w:val="00F645CD"/>
    <w:rsid w:val="00F659E6"/>
    <w:rsid w:val="00FB4719"/>
    <w:rsid w:val="00FF1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F0EBA1"/>
  <w15:docId w15:val="{64EFD07D-8C95-4441-B901-FF84F7BF7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D46FD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07F87"/>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A07F87"/>
    <w:rPr>
      <w:b/>
      <w:bCs/>
    </w:rPr>
  </w:style>
  <w:style w:type="paragraph" w:styleId="Revision">
    <w:name w:val="Revision"/>
    <w:hidden/>
    <w:rsid w:val="00B41AA9"/>
    <w:pPr>
      <w:spacing w:after="0"/>
    </w:pPr>
  </w:style>
  <w:style w:type="character" w:styleId="UnresolvedMention">
    <w:name w:val="Unresolved Mention"/>
    <w:basedOn w:val="DefaultParagraphFont"/>
    <w:uiPriority w:val="99"/>
    <w:semiHidden/>
    <w:unhideWhenUsed/>
    <w:rsid w:val="00B41AA9"/>
    <w:rPr>
      <w:color w:val="605E5C"/>
      <w:shd w:val="clear" w:color="auto" w:fill="E1DFDD"/>
    </w:rPr>
  </w:style>
  <w:style w:type="character" w:styleId="CommentReference">
    <w:name w:val="annotation reference"/>
    <w:basedOn w:val="DefaultParagraphFont"/>
    <w:rsid w:val="003C1167"/>
    <w:rPr>
      <w:sz w:val="16"/>
      <w:szCs w:val="16"/>
    </w:rPr>
  </w:style>
  <w:style w:type="paragraph" w:styleId="CommentText">
    <w:name w:val="annotation text"/>
    <w:basedOn w:val="Normal"/>
    <w:link w:val="CommentTextChar"/>
    <w:rsid w:val="003C1167"/>
    <w:rPr>
      <w:sz w:val="20"/>
      <w:szCs w:val="20"/>
    </w:rPr>
  </w:style>
  <w:style w:type="character" w:customStyle="1" w:styleId="CommentTextChar">
    <w:name w:val="Comment Text Char"/>
    <w:basedOn w:val="DefaultParagraphFont"/>
    <w:link w:val="CommentText"/>
    <w:rsid w:val="003C1167"/>
    <w:rPr>
      <w:sz w:val="20"/>
      <w:szCs w:val="20"/>
    </w:rPr>
  </w:style>
  <w:style w:type="paragraph" w:styleId="CommentSubject">
    <w:name w:val="annotation subject"/>
    <w:basedOn w:val="CommentText"/>
    <w:next w:val="CommentText"/>
    <w:link w:val="CommentSubjectChar"/>
    <w:rsid w:val="003C1167"/>
    <w:rPr>
      <w:b/>
      <w:bCs/>
    </w:rPr>
  </w:style>
  <w:style w:type="character" w:customStyle="1" w:styleId="CommentSubjectChar">
    <w:name w:val="Comment Subject Char"/>
    <w:basedOn w:val="CommentTextChar"/>
    <w:link w:val="CommentSubject"/>
    <w:rsid w:val="003C11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jpg"/><Relationship Id="rId5" Type="http://schemas.openxmlformats.org/officeDocument/2006/relationships/image" Target="media/image1.jpg"/><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28</Pages>
  <Words>6647</Words>
  <Characters>37894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RPB</dc:creator>
  <cp:keywords/>
  <cp:lastModifiedBy>Edward J. Tettevi</cp:lastModifiedBy>
  <cp:revision>6</cp:revision>
  <dcterms:created xsi:type="dcterms:W3CDTF">2026-06-25T10:27:00Z</dcterms:created>
  <dcterms:modified xsi:type="dcterms:W3CDTF">2026-08-23T09:24:00Z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David Simpong</vt:lpwstr>
  </property>
  <property fmtid="{D5CDD505-2E9C-101B-9397-08002B2CF9AE}" pid="3" name="CocoaVersion">
    <vt:lpwstr>2685.5</vt:lpwstr>
  </property>
  <property fmtid="{D5CDD505-2E9C-101B-9397-08002B2CF9AE}" pid="4" name="CreationTime">
    <vt:lpwstr>2025-09-29T12:52:00Z</vt:lpwstr>
  </property>
  <property fmtid="{D5CDD505-2E9C-101B-9397-08002B2CF9AE}" pid="5" name="Generator">
    <vt:lpwstr>Cocoa HTML Writer</vt:lpwstr>
  </property>
  <property fmtid="{D5CDD505-2E9C-101B-9397-08002B2CF9AE}" pid="6" name="LastAuthor">
    <vt:lpwstr>Edward J. Tettevi</vt:lpwstr>
  </property>
  <property fmtid="{D5CDD505-2E9C-101B-9397-08002B2CF9AE}" pid="7" name="ModificationTime">
    <vt:lpwstr>2025-09-29T12:52:00Z</vt:lpwstr>
  </property>
</Properties>
</file>